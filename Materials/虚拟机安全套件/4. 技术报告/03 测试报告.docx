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right="600"/>
        <w:rPr>
          <w:rFonts w:ascii="Times New Roman" w:hAnsi="Times New Roman" w:eastAsia="华文中宋" w:cs="Times New Roman"/>
          <w:b/>
          <w:bCs/>
          <w:color w:val="000000"/>
          <w:sz w:val="32"/>
        </w:rPr>
      </w:pPr>
    </w:p>
    <w:p>
      <w:pPr>
        <w:rPr>
          <w:rFonts w:ascii="Times New Roman" w:hAnsi="Times New Roman" w:eastAsia="华文中宋" w:cs="Times New Roman"/>
          <w:b/>
          <w:color w:val="000000"/>
          <w:sz w:val="52"/>
        </w:rPr>
      </w:pPr>
    </w:p>
    <w:p>
      <w:pPr>
        <w:jc w:val="center"/>
        <w:rPr>
          <w:rFonts w:ascii="Times New Roman" w:hAnsi="Times New Roman" w:eastAsia="华文中宋" w:cs="Times New Roman"/>
          <w:b/>
          <w:color w:val="000000"/>
          <w:sz w:val="72"/>
        </w:rPr>
      </w:pPr>
      <w:r>
        <w:rPr>
          <w:rFonts w:ascii="Times New Roman" w:hAnsi="Times New Roman" w:eastAsia="华文中宋" w:cs="Times New Roman"/>
          <w:b/>
          <w:color w:val="000000"/>
          <w:sz w:val="72"/>
        </w:rPr>
        <w:t>_____虚拟机安全套件____测试</w:t>
      </w:r>
      <w:r>
        <w:rPr>
          <w:rFonts w:hint="eastAsia" w:ascii="Times New Roman" w:hAnsi="Times New Roman" w:eastAsia="华文中宋" w:cs="Times New Roman"/>
          <w:b/>
          <w:color w:val="000000"/>
          <w:sz w:val="72"/>
        </w:rPr>
        <w:t>报告</w:t>
      </w:r>
    </w:p>
    <w:p>
      <w:pPr>
        <w:jc w:val="right"/>
        <w:rPr>
          <w:rFonts w:ascii="Times New Roman" w:hAnsi="Times New Roman" w:eastAsia="宋体" w:cs="Times New Roman"/>
          <w:color w:val="000000"/>
          <w:sz w:val="30"/>
        </w:rPr>
      </w:pPr>
    </w:p>
    <w:p>
      <w:pPr>
        <w:wordWrap w:val="0"/>
        <w:ind w:right="150"/>
        <w:jc w:val="right"/>
        <w:rPr>
          <w:rFonts w:ascii="Times New Roman" w:hAnsi="Times New Roman" w:eastAsia="宋体" w:cs="Times New Roman"/>
          <w:color w:val="000000"/>
          <w:sz w:val="30"/>
        </w:rPr>
      </w:pPr>
      <w:r>
        <w:rPr>
          <w:rFonts w:ascii="Times New Roman" w:hAnsi="Times New Roman" w:eastAsia="宋体" w:cs="Times New Roman"/>
          <w:color w:val="000000"/>
          <w:sz w:val="30"/>
        </w:rPr>
        <w:t xml:space="preserve">  </w:t>
      </w:r>
      <w:r>
        <w:rPr>
          <w:rFonts w:hint="eastAsia" w:ascii="Times New Roman" w:hAnsi="Times New Roman" w:eastAsia="宋体" w:cs="Times New Roman"/>
          <w:color w:val="000000"/>
          <w:sz w:val="30"/>
        </w:rPr>
        <w:t>作者：</w:t>
      </w:r>
      <w:r>
        <w:rPr>
          <w:rFonts w:ascii="Times New Roman" w:hAnsi="Times New Roman" w:eastAsia="宋体" w:cs="Times New Roman"/>
          <w:color w:val="000000"/>
          <w:sz w:val="30"/>
        </w:rPr>
        <w:t>___</w:t>
      </w:r>
      <w:r>
        <w:rPr>
          <w:rFonts w:hint="eastAsia" w:ascii="Times New Roman" w:hAnsi="Times New Roman" w:eastAsia="宋体" w:cs="Times New Roman"/>
          <w:color w:val="000000"/>
          <w:sz w:val="30"/>
        </w:rPr>
        <w:t>刘文清</w:t>
      </w:r>
      <w:r>
        <w:rPr>
          <w:rFonts w:ascii="Times New Roman" w:hAnsi="Times New Roman" w:eastAsia="宋体" w:cs="Times New Roman"/>
          <w:color w:val="000000"/>
          <w:sz w:val="30"/>
        </w:rPr>
        <w:t>__________</w:t>
      </w:r>
    </w:p>
    <w:p>
      <w:pPr>
        <w:ind w:right="150"/>
        <w:jc w:val="right"/>
        <w:rPr>
          <w:rFonts w:ascii="Times New Roman" w:hAnsi="Times New Roman" w:eastAsia="宋体" w:cs="Times New Roman"/>
          <w:color w:val="000000"/>
          <w:sz w:val="30"/>
        </w:rPr>
      </w:pPr>
      <w:r>
        <w:rPr>
          <w:rFonts w:hint="eastAsia" w:ascii="Times New Roman" w:hAnsi="Times New Roman" w:eastAsia="宋体" w:cs="Times New Roman"/>
          <w:color w:val="000000"/>
          <w:sz w:val="30"/>
        </w:rPr>
        <w:t>参与者：</w:t>
      </w:r>
      <w:r>
        <w:rPr>
          <w:rFonts w:ascii="Times New Roman" w:hAnsi="Times New Roman" w:eastAsia="宋体" w:cs="Times New Roman"/>
          <w:color w:val="000000"/>
          <w:sz w:val="30"/>
        </w:rPr>
        <w:t>_</w:t>
      </w:r>
      <w:r>
        <w:rPr>
          <w:rFonts w:hint="eastAsia" w:ascii="Times New Roman" w:hAnsi="Times New Roman" w:eastAsia="宋体" w:cs="Times New Roman"/>
          <w:color w:val="000000"/>
          <w:sz w:val="30"/>
        </w:rPr>
        <w:t>张坤</w:t>
      </w:r>
      <w:r>
        <w:rPr>
          <w:rFonts w:ascii="Times New Roman" w:hAnsi="Times New Roman" w:eastAsia="宋体" w:cs="Times New Roman"/>
          <w:color w:val="000000"/>
          <w:sz w:val="30"/>
        </w:rPr>
        <w:t>____________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>
      <w:pPr>
        <w:pStyle w:val="29"/>
      </w:pPr>
      <w:r>
        <w:rPr>
          <w:rFonts w:hint="eastAsia"/>
        </w:rPr>
        <w:t>版本信息</w:t>
      </w:r>
    </w:p>
    <w:p>
      <w:pPr>
        <w:pStyle w:val="29"/>
        <w:jc w:val="right"/>
        <w:rPr>
          <w:b w:val="0"/>
          <w:sz w:val="21"/>
          <w:szCs w:val="21"/>
        </w:rPr>
      </w:pPr>
    </w:p>
    <w:tbl>
      <w:tblPr>
        <w:tblStyle w:val="15"/>
        <w:tblW w:w="928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8"/>
        <w:gridCol w:w="1115"/>
        <w:gridCol w:w="2125"/>
        <w:gridCol w:w="2084"/>
        <w:gridCol w:w="31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3" w:hRule="atLeast"/>
        </w:trPr>
        <w:tc>
          <w:tcPr>
            <w:tcW w:w="8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hint="eastAsia" w:ascii="Times New Roman" w:hAnsi="Times New Roman" w:cs="Times New Roman"/>
                <w:b/>
                <w:bCs/>
                <w:szCs w:val="21"/>
              </w:rPr>
              <w:t>版本</w:t>
            </w:r>
            <w:r>
              <w:rPr>
                <w:rFonts w:ascii="Times New Roman" w:hAnsi="Times New Roman" w:cs="Times New Roman"/>
                <w:b/>
                <w:bCs/>
                <w:szCs w:val="21"/>
              </w:rPr>
              <w:t>/</w:t>
            </w:r>
            <w:r>
              <w:rPr>
                <w:rFonts w:hint="eastAsia" w:ascii="Times New Roman" w:hAnsi="Times New Roman" w:cs="Times New Roman"/>
                <w:b/>
                <w:bCs/>
                <w:szCs w:val="21"/>
              </w:rPr>
              <w:t>状态</w:t>
            </w:r>
          </w:p>
        </w:tc>
        <w:tc>
          <w:tcPr>
            <w:tcW w:w="11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hint="eastAsia" w:ascii="Times New Roman" w:hAnsi="Times New Roman" w:cs="Times New Roman"/>
                <w:b/>
                <w:bCs/>
                <w:szCs w:val="21"/>
              </w:rPr>
              <w:t>作者</w:t>
            </w:r>
          </w:p>
        </w:tc>
        <w:tc>
          <w:tcPr>
            <w:tcW w:w="21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hint="eastAsia" w:ascii="Times New Roman" w:hAnsi="Times New Roman" w:cs="Times New Roman"/>
                <w:b/>
                <w:bCs/>
                <w:szCs w:val="21"/>
              </w:rPr>
              <w:t>参与者</w:t>
            </w:r>
          </w:p>
        </w:tc>
        <w:tc>
          <w:tcPr>
            <w:tcW w:w="2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hint="eastAsia" w:ascii="Times New Roman" w:hAnsi="Times New Roman" w:cs="Times New Roman"/>
                <w:b/>
                <w:szCs w:val="21"/>
              </w:rPr>
              <w:t>编制</w:t>
            </w:r>
            <w:r>
              <w:rPr>
                <w:rFonts w:ascii="Times New Roman" w:hAnsi="Times New Roman" w:cs="Times New Roman"/>
                <w:b/>
                <w:szCs w:val="21"/>
              </w:rPr>
              <w:t>/</w:t>
            </w:r>
            <w:r>
              <w:rPr>
                <w:rFonts w:hint="eastAsia" w:ascii="Times New Roman" w:hAnsi="Times New Roman" w:cs="Times New Roman"/>
                <w:b/>
                <w:szCs w:val="21"/>
              </w:rPr>
              <w:t>修订历史时间</w:t>
            </w:r>
          </w:p>
        </w:tc>
        <w:tc>
          <w:tcPr>
            <w:tcW w:w="31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hint="eastAsia" w:ascii="Times New Roman" w:hAnsi="Times New Roman" w:cs="Times New Roman"/>
                <w:b/>
                <w:bCs/>
                <w:szCs w:val="21"/>
              </w:rPr>
              <w:t>备注</w:t>
            </w:r>
            <w:r>
              <w:rPr>
                <w:rFonts w:ascii="Times New Roman" w:hAnsi="Times New Roman" w:cs="Times New Roman"/>
                <w:b/>
                <w:bCs/>
                <w:szCs w:val="21"/>
              </w:rPr>
              <w:t>(</w:t>
            </w:r>
            <w:r>
              <w:rPr>
                <w:rFonts w:hint="eastAsia" w:ascii="Times New Roman" w:hAnsi="Times New Roman" w:cs="Times New Roman"/>
                <w:b/>
                <w:bCs/>
                <w:szCs w:val="21"/>
              </w:rPr>
              <w:t>修改单号</w:t>
            </w:r>
            <w:r>
              <w:rPr>
                <w:rFonts w:ascii="Times New Roman" w:hAnsi="Times New Roman" w:cs="Times New Roman"/>
                <w:b/>
                <w:bCs/>
                <w:szCs w:val="21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6" w:hRule="atLeast"/>
        </w:trPr>
        <w:tc>
          <w:tcPr>
            <w:tcW w:w="8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V1.0</w:t>
            </w:r>
          </w:p>
        </w:tc>
        <w:tc>
          <w:tcPr>
            <w:tcW w:w="11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刘文清</w:t>
            </w:r>
          </w:p>
        </w:tc>
        <w:tc>
          <w:tcPr>
            <w:tcW w:w="21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2019.1.2</w:t>
            </w:r>
          </w:p>
        </w:tc>
        <w:tc>
          <w:tcPr>
            <w:tcW w:w="31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ins w:id="0" w:author="juku" w:date="2019-03-06T21:48:00Z">
              <w:r>
                <w:rPr>
                  <w:rFonts w:hint="eastAsia" w:ascii="Times New Roman" w:hAnsi="Times New Roman" w:cs="Times New Roman"/>
                  <w:szCs w:val="21"/>
                </w:rPr>
                <w:t>文档书写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1" w:hRule="atLeast"/>
        </w:trPr>
        <w:tc>
          <w:tcPr>
            <w:tcW w:w="8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V2.0</w:t>
            </w:r>
          </w:p>
        </w:tc>
        <w:tc>
          <w:tcPr>
            <w:tcW w:w="11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刘文清</w:t>
            </w:r>
          </w:p>
        </w:tc>
        <w:tc>
          <w:tcPr>
            <w:tcW w:w="21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张坤</w:t>
            </w:r>
          </w:p>
        </w:tc>
        <w:tc>
          <w:tcPr>
            <w:tcW w:w="2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2019.3.4</w:t>
            </w:r>
          </w:p>
        </w:tc>
        <w:tc>
          <w:tcPr>
            <w:tcW w:w="31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ins w:id="1" w:author="juku" w:date="2019-03-06T21:48:00Z">
              <w:r>
                <w:rPr>
                  <w:rFonts w:hint="eastAsia" w:ascii="Times New Roman" w:hAnsi="Times New Roman" w:cs="Times New Roman"/>
                  <w:szCs w:val="21"/>
                </w:rPr>
                <w:t>功能测试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6" w:hRule="atLeast"/>
        </w:trPr>
        <w:tc>
          <w:tcPr>
            <w:tcW w:w="8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ins w:id="2" w:author="juku" w:date="2019-03-06T21:48:00Z">
              <w:r>
                <w:rPr>
                  <w:rFonts w:ascii="Times New Roman" w:hAnsi="Times New Roman" w:cs="Times New Roman"/>
                  <w:szCs w:val="21"/>
                </w:rPr>
                <w:t>V3.0</w:t>
              </w:r>
            </w:ins>
          </w:p>
        </w:tc>
        <w:tc>
          <w:tcPr>
            <w:tcW w:w="11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ins w:id="3" w:author="juku" w:date="2019-03-06T21:48:00Z">
              <w:r>
                <w:rPr>
                  <w:rFonts w:hint="eastAsia" w:ascii="Times New Roman" w:hAnsi="Times New Roman" w:cs="Times New Roman"/>
                  <w:szCs w:val="21"/>
                </w:rPr>
                <w:t>刘文清</w:t>
              </w:r>
            </w:ins>
          </w:p>
        </w:tc>
        <w:tc>
          <w:tcPr>
            <w:tcW w:w="21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ins w:id="4" w:author="juku" w:date="2019-03-06T21:48:00Z">
              <w:r>
                <w:rPr>
                  <w:rFonts w:hint="eastAsia" w:ascii="Times New Roman" w:hAnsi="Times New Roman" w:cs="Times New Roman"/>
                  <w:szCs w:val="21"/>
                </w:rPr>
                <w:t>张坤</w:t>
              </w:r>
            </w:ins>
          </w:p>
        </w:tc>
        <w:tc>
          <w:tcPr>
            <w:tcW w:w="2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ins w:id="5" w:author="juku" w:date="2019-03-06T21:48:00Z">
              <w:r>
                <w:rPr>
                  <w:rFonts w:ascii="Times New Roman" w:hAnsi="Times New Roman" w:cs="Times New Roman"/>
                  <w:szCs w:val="21"/>
                </w:rPr>
                <w:t>2019.3.6</w:t>
              </w:r>
            </w:ins>
          </w:p>
        </w:tc>
        <w:tc>
          <w:tcPr>
            <w:tcW w:w="31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ins w:id="6" w:author="juku" w:date="2019-03-06T21:48:00Z">
              <w:r>
                <w:rPr>
                  <w:rFonts w:hint="eastAsia" w:ascii="Times New Roman" w:hAnsi="Times New Roman" w:cs="Times New Roman"/>
                  <w:szCs w:val="21"/>
                </w:rPr>
                <w:t>功能测试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2" w:hRule="atLeast"/>
        </w:trPr>
        <w:tc>
          <w:tcPr>
            <w:tcW w:w="8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  <w:ins w:id="7" w:author="juku" w:date="2019-06-12T21:46:09Z">
              <w:r>
                <w:rPr>
                  <w:rFonts w:hint="eastAsia" w:ascii="Times New Roman" w:hAnsi="Times New Roman" w:cs="Times New Roman"/>
                  <w:szCs w:val="21"/>
                  <w:lang w:val="en-US" w:eastAsia="zh-CN"/>
                </w:rPr>
                <w:t>4</w:t>
              </w:r>
            </w:ins>
            <w:del w:id="8" w:author="juku" w:date="2019-06-12T21:46:09Z">
              <w:r>
                <w:rPr>
                  <w:rFonts w:ascii="Times New Roman" w:hAnsi="Times New Roman" w:cs="Times New Roman"/>
                  <w:szCs w:val="21"/>
                </w:rPr>
                <w:delText>3</w:delText>
              </w:r>
            </w:del>
            <w:r>
              <w:rPr>
                <w:rFonts w:ascii="Times New Roman" w:hAnsi="Times New Roman" w:cs="Times New Roman"/>
                <w:szCs w:val="21"/>
              </w:rPr>
              <w:t>.0</w:t>
            </w:r>
          </w:p>
        </w:tc>
        <w:tc>
          <w:tcPr>
            <w:tcW w:w="11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刘文清</w:t>
            </w:r>
          </w:p>
        </w:tc>
        <w:tc>
          <w:tcPr>
            <w:tcW w:w="21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张坤</w:t>
            </w:r>
          </w:p>
        </w:tc>
        <w:tc>
          <w:tcPr>
            <w:tcW w:w="2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2019.</w:t>
            </w:r>
            <w:ins w:id="9" w:author="juku" w:date="2019-04-24T16:46:18Z">
              <w:r>
                <w:rPr>
                  <w:rFonts w:hint="eastAsia" w:ascii="Times New Roman" w:hAnsi="Times New Roman" w:cs="Times New Roman"/>
                  <w:szCs w:val="21"/>
                  <w:lang w:val="en-US" w:eastAsia="zh-CN"/>
                </w:rPr>
                <w:t>4</w:t>
              </w:r>
            </w:ins>
            <w:ins w:id="10" w:author="juku" w:date="2019-04-24T16:46:19Z">
              <w:r>
                <w:rPr>
                  <w:rFonts w:hint="eastAsia" w:ascii="Times New Roman" w:hAnsi="Times New Roman" w:cs="Times New Roman"/>
                  <w:szCs w:val="21"/>
                  <w:lang w:val="en-US" w:eastAsia="zh-CN"/>
                </w:rPr>
                <w:t>.2</w:t>
              </w:r>
            </w:ins>
            <w:del w:id="11" w:author="juku" w:date="2019-04-24T16:46:17Z">
              <w:r>
                <w:rPr>
                  <w:rFonts w:ascii="Times New Roman" w:hAnsi="Times New Roman" w:cs="Times New Roman"/>
                  <w:szCs w:val="21"/>
                </w:rPr>
                <w:delText>3.6</w:delText>
              </w:r>
            </w:del>
          </w:p>
        </w:tc>
        <w:tc>
          <w:tcPr>
            <w:tcW w:w="31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ins w:id="12" w:author="1" w:date="2019-04-26T19:04:53Z">
              <w:r>
                <w:rPr>
                  <w:rFonts w:hint="eastAsia" w:ascii="Times New Roman" w:hAnsi="Times New Roman" w:cs="Times New Roman"/>
                  <w:szCs w:val="21"/>
                  <w:lang w:val="en-US" w:eastAsia="zh-CN"/>
                </w:rPr>
                <w:t>性能</w:t>
              </w:r>
            </w:ins>
            <w:ins w:id="13" w:author="1" w:date="2019-04-26T19:04:54Z">
              <w:r>
                <w:rPr>
                  <w:rFonts w:hint="eastAsia" w:ascii="Times New Roman" w:hAnsi="Times New Roman" w:cs="Times New Roman"/>
                  <w:szCs w:val="21"/>
                  <w:lang w:val="en-US" w:eastAsia="zh-CN"/>
                </w:rPr>
                <w:t>、</w:t>
              </w:r>
            </w:ins>
            <w:ins w:id="14" w:author="1" w:date="2019-04-26T19:04:35Z">
              <w:r>
                <w:rPr>
                  <w:rFonts w:hint="eastAsia" w:ascii="Times New Roman" w:hAnsi="Times New Roman" w:cs="Times New Roman"/>
                  <w:szCs w:val="21"/>
                  <w:lang w:val="en-US" w:eastAsia="zh-CN"/>
                </w:rPr>
                <w:t>功能</w:t>
              </w:r>
            </w:ins>
            <w:ins w:id="15" w:author="1" w:date="2019-04-26T19:04:36Z">
              <w:r>
                <w:rPr>
                  <w:rFonts w:hint="eastAsia" w:ascii="Times New Roman" w:hAnsi="Times New Roman" w:cs="Times New Roman"/>
                  <w:szCs w:val="21"/>
                  <w:lang w:val="en-US" w:eastAsia="zh-CN"/>
                </w:rPr>
                <w:t>、</w:t>
              </w:r>
            </w:ins>
            <w:del w:id="16" w:author="juku" w:date="2019-04-24T16:46:22Z">
              <w:r>
                <w:rPr>
                  <w:rFonts w:hint="eastAsia" w:ascii="Times New Roman" w:hAnsi="Times New Roman" w:cs="Times New Roman"/>
                  <w:szCs w:val="21"/>
                </w:rPr>
                <w:delText>功能</w:delText>
              </w:r>
            </w:del>
            <w:ins w:id="17" w:author="juku" w:date="2019-04-24T16:46:24Z">
              <w:r>
                <w:rPr>
                  <w:rFonts w:hint="eastAsia" w:ascii="Times New Roman" w:hAnsi="Times New Roman" w:cs="Times New Roman"/>
                  <w:szCs w:val="21"/>
                  <w:lang w:val="en-US" w:eastAsia="zh-CN"/>
                </w:rPr>
                <w:t>稳定</w:t>
              </w:r>
            </w:ins>
            <w:ins w:id="18" w:author="juku" w:date="2019-04-24T16:46:25Z">
              <w:r>
                <w:rPr>
                  <w:rFonts w:hint="eastAsia" w:ascii="Times New Roman" w:hAnsi="Times New Roman" w:cs="Times New Roman"/>
                  <w:szCs w:val="21"/>
                  <w:lang w:val="en-US" w:eastAsia="zh-CN"/>
                </w:rPr>
                <w:t>性</w:t>
              </w:r>
            </w:ins>
            <w:r>
              <w:rPr>
                <w:rFonts w:hint="eastAsia" w:ascii="Times New Roman" w:hAnsi="Times New Roman" w:cs="Times New Roman"/>
                <w:szCs w:val="21"/>
              </w:rPr>
              <w:t>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8" w:hRule="atLeast"/>
        </w:trPr>
        <w:tc>
          <w:tcPr>
            <w:tcW w:w="8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1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1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31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6" w:hRule="atLeast"/>
        </w:trPr>
        <w:tc>
          <w:tcPr>
            <w:tcW w:w="8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1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1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31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>
      <w:pPr>
        <w:rPr>
          <w:rFonts w:ascii="Times New Roman" w:hAnsi="Times New Roman" w:cs="Times New Roman"/>
          <w:rPrChange w:id="19" w:author="juku" w:date="2019-03-18T19:04:00Z">
            <w:rPr/>
          </w:rPrChange>
        </w:rPr>
      </w:pPr>
      <w:r>
        <w:rPr>
          <w:rFonts w:hint="eastAsia" w:ascii="Times New Roman" w:hAnsi="Times New Roman" w:cs="Times New Roman"/>
          <w:b/>
          <w:sz w:val="32"/>
        </w:rPr>
        <w:t>目录</w:t>
      </w:r>
      <w:r>
        <w:rPr>
          <w:rFonts w:ascii="Times New Roman" w:hAnsi="Times New Roman" w:cs="Times New Roman"/>
          <w:b/>
          <w:sz w:val="32"/>
        </w:rPr>
        <w:fldChar w:fldCharType="begin"/>
      </w:r>
      <w:r>
        <w:rPr>
          <w:rFonts w:ascii="Times New Roman" w:hAnsi="Times New Roman" w:cs="Times New Roman"/>
          <w:b/>
          <w:sz w:val="32"/>
        </w:rPr>
        <w:instrText xml:space="preserve"> TOC \o "1-3" \h \z \u </w:instrText>
      </w:r>
      <w:r>
        <w:rPr>
          <w:rFonts w:ascii="Times New Roman" w:hAnsi="Times New Roman" w:cs="Times New Roman"/>
          <w:b/>
          <w:sz w:val="32"/>
          <w:rPrChange w:id="20" w:author="juku" w:date="2019-03-18T19:04:00Z">
            <w:rPr>
              <w:rFonts w:ascii="Times New Roman" w:hAnsi="Times New Roman" w:cs="Times New Roman"/>
            </w:rPr>
          </w:rPrChange>
        </w:rPr>
        <w:fldChar w:fldCharType="separate"/>
      </w:r>
    </w:p>
    <w:p>
      <w:pPr>
        <w:pStyle w:val="12"/>
        <w:tabs>
          <w:tab w:val="left" w:pos="840"/>
          <w:tab w:val="right" w:leader="dot" w:pos="8296"/>
        </w:tabs>
        <w:ind w:left="480"/>
        <w:rPr>
          <w:rFonts w:ascii="Times New Roman" w:hAnsi="Times New Roman" w:cs="Times New Roman"/>
          <w:sz w:val="21"/>
          <w:szCs w:val="22"/>
          <w:rPrChange w:id="21" w:author="juku" w:date="2019-03-18T19:04:00Z">
            <w:rPr>
              <w:sz w:val="21"/>
              <w:szCs w:val="22"/>
            </w:rPr>
          </w:rPrChange>
        </w:rPr>
      </w:pPr>
      <w:r>
        <w:rPr>
          <w:rStyle w:val="18"/>
          <w:rFonts w:ascii="Times New Roman" w:hAnsi="Times New Roman" w:cs="Times New Roman"/>
        </w:rPr>
        <w:fldChar w:fldCharType="begin"/>
      </w:r>
      <w:r>
        <w:rPr>
          <w:rStyle w:val="18"/>
          <w:rFonts w:ascii="Times New Roman" w:hAnsi="Times New Roman" w:cs="Times New Roman"/>
        </w:rPr>
        <w:instrText xml:space="preserve"> HYPERLINK \l "_Toc2757545" </w:instrText>
      </w:r>
      <w:r>
        <w:rPr>
          <w:rStyle w:val="18"/>
          <w:rFonts w:ascii="Times New Roman" w:hAnsi="Times New Roman" w:cs="Times New Roman"/>
          <w:rPrChange w:id="22" w:author="juku" w:date="2019-03-18T19:04:00Z">
            <w:rPr/>
          </w:rPrChange>
        </w:rPr>
        <w:fldChar w:fldCharType="separate"/>
      </w:r>
      <w:r>
        <w:rPr>
          <w:rStyle w:val="18"/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  <w:sz w:val="21"/>
          <w:szCs w:val="22"/>
          <w:rPrChange w:id="23" w:author="juku" w:date="2019-03-18T19:04:00Z">
            <w:rPr>
              <w:sz w:val="21"/>
              <w:szCs w:val="22"/>
            </w:rPr>
          </w:rPrChange>
        </w:rPr>
        <w:tab/>
      </w:r>
      <w:r>
        <w:rPr>
          <w:rStyle w:val="18"/>
          <w:rFonts w:hint="eastAsia" w:ascii="Times New Roman" w:hAnsi="Times New Roman" w:cs="Times New Roman"/>
        </w:rPr>
        <w:t>概述</w:t>
      </w:r>
      <w:r>
        <w:rPr>
          <w:rFonts w:ascii="Times New Roman" w:hAnsi="Times New Roman" w:cs="Times New Roman"/>
          <w:rPrChange w:id="24" w:author="juku" w:date="2019-03-18T19:04:00Z">
            <w:rPr/>
          </w:rPrChange>
        </w:rPr>
        <w:tab/>
      </w:r>
      <w:r>
        <w:rPr>
          <w:rFonts w:ascii="Times New Roman" w:hAnsi="Times New Roman" w:cs="Times New Roman"/>
          <w:rPrChange w:id="25" w:author="juku" w:date="2019-03-18T19:04:00Z">
            <w:rPr/>
          </w:rPrChange>
        </w:rPr>
        <w:fldChar w:fldCharType="begin"/>
      </w:r>
      <w:r>
        <w:rPr>
          <w:rFonts w:ascii="Times New Roman" w:hAnsi="Times New Roman" w:cs="Times New Roman"/>
          <w:rPrChange w:id="26" w:author="juku" w:date="2019-03-18T19:04:00Z">
            <w:rPr/>
          </w:rPrChange>
        </w:rPr>
        <w:instrText xml:space="preserve"> PAGEREF _Toc2757545 \h </w:instrText>
      </w:r>
      <w:r>
        <w:rPr>
          <w:rFonts w:ascii="Times New Roman" w:hAnsi="Times New Roman" w:cs="Times New Roman"/>
          <w:rPrChange w:id="27" w:author="juku" w:date="2019-03-18T19:04:00Z">
            <w:rPr/>
          </w:rPrChange>
        </w:rPr>
        <w:fldChar w:fldCharType="separate"/>
      </w:r>
      <w:r>
        <w:rPr>
          <w:rFonts w:ascii="Times New Roman" w:hAnsi="Times New Roman" w:cs="Times New Roman"/>
          <w:rPrChange w:id="28" w:author="juku" w:date="2019-03-18T19:04:00Z">
            <w:rPr/>
          </w:rPrChange>
        </w:rPr>
        <w:t>4</w:t>
      </w:r>
      <w:r>
        <w:rPr>
          <w:rFonts w:ascii="Times New Roman" w:hAnsi="Times New Roman" w:cs="Times New Roman"/>
          <w:rPrChange w:id="29" w:author="juku" w:date="2019-03-18T19:04:00Z">
            <w:rPr/>
          </w:rPrChange>
        </w:rPr>
        <w:fldChar w:fldCharType="end"/>
      </w:r>
      <w:r>
        <w:rPr>
          <w:rFonts w:ascii="Times New Roman" w:hAnsi="Times New Roman" w:cs="Times New Roman"/>
          <w:rPrChange w:id="30" w:author="juku" w:date="2019-03-18T19:04:00Z">
            <w:rPr/>
          </w:rPrChange>
        </w:rPr>
        <w:fldChar w:fldCharType="end"/>
      </w:r>
    </w:p>
    <w:p>
      <w:pPr>
        <w:pStyle w:val="7"/>
        <w:tabs>
          <w:tab w:val="left" w:pos="1470"/>
          <w:tab w:val="right" w:leader="dot" w:pos="8296"/>
        </w:tabs>
        <w:ind w:left="960"/>
        <w:rPr>
          <w:rFonts w:ascii="Times New Roman" w:hAnsi="Times New Roman" w:cs="Times New Roman"/>
          <w:sz w:val="21"/>
          <w:szCs w:val="22"/>
          <w:rPrChange w:id="31" w:author="juku" w:date="2019-03-18T19:04:00Z">
            <w:rPr>
              <w:sz w:val="21"/>
              <w:szCs w:val="22"/>
            </w:rPr>
          </w:rPrChange>
        </w:rPr>
      </w:pPr>
      <w:r>
        <w:rPr>
          <w:rStyle w:val="18"/>
          <w:rFonts w:ascii="Times New Roman" w:hAnsi="Times New Roman" w:cs="Times New Roman"/>
        </w:rPr>
        <w:fldChar w:fldCharType="begin"/>
      </w:r>
      <w:r>
        <w:rPr>
          <w:rStyle w:val="18"/>
          <w:rFonts w:ascii="Times New Roman" w:hAnsi="Times New Roman" w:cs="Times New Roman"/>
        </w:rPr>
        <w:instrText xml:space="preserve"> HYPERLINK \l "_Toc2757546" </w:instrText>
      </w:r>
      <w:r>
        <w:rPr>
          <w:rStyle w:val="18"/>
          <w:rFonts w:ascii="Times New Roman" w:hAnsi="Times New Roman" w:cs="Times New Roman"/>
          <w:rPrChange w:id="32" w:author="juku" w:date="2019-03-18T19:04:00Z">
            <w:rPr/>
          </w:rPrChange>
        </w:rPr>
        <w:fldChar w:fldCharType="separate"/>
      </w:r>
      <w:r>
        <w:rPr>
          <w:rStyle w:val="18"/>
          <w:rFonts w:ascii="Times New Roman" w:hAnsi="Times New Roman" w:cs="Times New Roman"/>
        </w:rPr>
        <w:t>1.1</w:t>
      </w:r>
      <w:r>
        <w:rPr>
          <w:rFonts w:ascii="Times New Roman" w:hAnsi="Times New Roman" w:cs="Times New Roman"/>
          <w:sz w:val="21"/>
          <w:szCs w:val="22"/>
          <w:rPrChange w:id="33" w:author="juku" w:date="2019-03-18T19:04:00Z">
            <w:rPr>
              <w:sz w:val="21"/>
              <w:szCs w:val="22"/>
            </w:rPr>
          </w:rPrChange>
        </w:rPr>
        <w:tab/>
      </w:r>
      <w:r>
        <w:rPr>
          <w:rStyle w:val="18"/>
          <w:rFonts w:hint="eastAsia" w:ascii="Times New Roman" w:hAnsi="Times New Roman" w:cs="Times New Roman"/>
        </w:rPr>
        <w:t>编写目的</w:t>
      </w:r>
      <w:r>
        <w:rPr>
          <w:rFonts w:ascii="Times New Roman" w:hAnsi="Times New Roman" w:cs="Times New Roman"/>
          <w:rPrChange w:id="34" w:author="juku" w:date="2019-03-18T19:04:00Z">
            <w:rPr/>
          </w:rPrChange>
        </w:rPr>
        <w:tab/>
      </w:r>
      <w:r>
        <w:rPr>
          <w:rFonts w:ascii="Times New Roman" w:hAnsi="Times New Roman" w:cs="Times New Roman"/>
          <w:rPrChange w:id="35" w:author="juku" w:date="2019-03-18T19:04:00Z">
            <w:rPr/>
          </w:rPrChange>
        </w:rPr>
        <w:fldChar w:fldCharType="begin"/>
      </w:r>
      <w:r>
        <w:rPr>
          <w:rFonts w:ascii="Times New Roman" w:hAnsi="Times New Roman" w:cs="Times New Roman"/>
          <w:rPrChange w:id="36" w:author="juku" w:date="2019-03-18T19:04:00Z">
            <w:rPr/>
          </w:rPrChange>
        </w:rPr>
        <w:instrText xml:space="preserve"> PAGEREF _Toc2757546 \h </w:instrText>
      </w:r>
      <w:r>
        <w:rPr>
          <w:rFonts w:ascii="Times New Roman" w:hAnsi="Times New Roman" w:cs="Times New Roman"/>
          <w:rPrChange w:id="37" w:author="juku" w:date="2019-03-18T19:04:00Z">
            <w:rPr/>
          </w:rPrChange>
        </w:rPr>
        <w:fldChar w:fldCharType="separate"/>
      </w:r>
      <w:r>
        <w:rPr>
          <w:rFonts w:ascii="Times New Roman" w:hAnsi="Times New Roman" w:cs="Times New Roman"/>
          <w:rPrChange w:id="38" w:author="juku" w:date="2019-03-18T19:04:00Z">
            <w:rPr/>
          </w:rPrChange>
        </w:rPr>
        <w:t>4</w:t>
      </w:r>
      <w:r>
        <w:rPr>
          <w:rFonts w:ascii="Times New Roman" w:hAnsi="Times New Roman" w:cs="Times New Roman"/>
          <w:rPrChange w:id="39" w:author="juku" w:date="2019-03-18T19:04:00Z">
            <w:rPr/>
          </w:rPrChange>
        </w:rPr>
        <w:fldChar w:fldCharType="end"/>
      </w:r>
      <w:r>
        <w:rPr>
          <w:rFonts w:ascii="Times New Roman" w:hAnsi="Times New Roman" w:cs="Times New Roman"/>
          <w:rPrChange w:id="40" w:author="juku" w:date="2019-03-18T19:04:00Z">
            <w:rPr/>
          </w:rPrChange>
        </w:rPr>
        <w:fldChar w:fldCharType="end"/>
      </w:r>
    </w:p>
    <w:p>
      <w:pPr>
        <w:pStyle w:val="7"/>
        <w:tabs>
          <w:tab w:val="left" w:pos="1470"/>
          <w:tab w:val="right" w:leader="dot" w:pos="8296"/>
        </w:tabs>
        <w:ind w:left="960"/>
        <w:rPr>
          <w:rFonts w:ascii="Times New Roman" w:hAnsi="Times New Roman" w:cs="Times New Roman"/>
          <w:sz w:val="21"/>
          <w:szCs w:val="22"/>
          <w:rPrChange w:id="41" w:author="juku" w:date="2019-03-18T19:04:00Z">
            <w:rPr>
              <w:sz w:val="21"/>
              <w:szCs w:val="22"/>
            </w:rPr>
          </w:rPrChange>
        </w:rPr>
      </w:pPr>
      <w:r>
        <w:rPr>
          <w:rStyle w:val="18"/>
          <w:rFonts w:ascii="Times New Roman" w:hAnsi="Times New Roman" w:cs="Times New Roman"/>
        </w:rPr>
        <w:fldChar w:fldCharType="begin"/>
      </w:r>
      <w:r>
        <w:rPr>
          <w:rStyle w:val="18"/>
          <w:rFonts w:ascii="Times New Roman" w:hAnsi="Times New Roman" w:cs="Times New Roman"/>
        </w:rPr>
        <w:instrText xml:space="preserve"> HYPERLINK \l "_Toc2757547" </w:instrText>
      </w:r>
      <w:r>
        <w:rPr>
          <w:rStyle w:val="18"/>
          <w:rFonts w:ascii="Times New Roman" w:hAnsi="Times New Roman" w:cs="Times New Roman"/>
          <w:rPrChange w:id="42" w:author="juku" w:date="2019-03-18T19:04:00Z">
            <w:rPr/>
          </w:rPrChange>
        </w:rPr>
        <w:fldChar w:fldCharType="separate"/>
      </w:r>
      <w:r>
        <w:rPr>
          <w:rStyle w:val="18"/>
          <w:rFonts w:ascii="Times New Roman" w:hAnsi="Times New Roman" w:cs="Times New Roman"/>
        </w:rPr>
        <w:t>1.2</w:t>
      </w:r>
      <w:r>
        <w:rPr>
          <w:rFonts w:ascii="Times New Roman" w:hAnsi="Times New Roman" w:cs="Times New Roman"/>
          <w:sz w:val="21"/>
          <w:szCs w:val="22"/>
          <w:rPrChange w:id="43" w:author="juku" w:date="2019-03-18T19:04:00Z">
            <w:rPr>
              <w:sz w:val="21"/>
              <w:szCs w:val="22"/>
            </w:rPr>
          </w:rPrChange>
        </w:rPr>
        <w:tab/>
      </w:r>
      <w:r>
        <w:rPr>
          <w:rStyle w:val="18"/>
          <w:rFonts w:hint="eastAsia" w:ascii="Times New Roman" w:hAnsi="Times New Roman" w:cs="Times New Roman"/>
        </w:rPr>
        <w:t>参考资料</w:t>
      </w:r>
      <w:r>
        <w:rPr>
          <w:rFonts w:ascii="Times New Roman" w:hAnsi="Times New Roman" w:cs="Times New Roman"/>
          <w:rPrChange w:id="44" w:author="juku" w:date="2019-03-18T19:04:00Z">
            <w:rPr/>
          </w:rPrChange>
        </w:rPr>
        <w:tab/>
      </w:r>
      <w:r>
        <w:rPr>
          <w:rFonts w:ascii="Times New Roman" w:hAnsi="Times New Roman" w:cs="Times New Roman"/>
          <w:rPrChange w:id="45" w:author="juku" w:date="2019-03-18T19:04:00Z">
            <w:rPr/>
          </w:rPrChange>
        </w:rPr>
        <w:fldChar w:fldCharType="begin"/>
      </w:r>
      <w:r>
        <w:rPr>
          <w:rFonts w:ascii="Times New Roman" w:hAnsi="Times New Roman" w:cs="Times New Roman"/>
          <w:rPrChange w:id="46" w:author="juku" w:date="2019-03-18T19:04:00Z">
            <w:rPr/>
          </w:rPrChange>
        </w:rPr>
        <w:instrText xml:space="preserve"> PAGEREF _Toc2757547 \h </w:instrText>
      </w:r>
      <w:r>
        <w:rPr>
          <w:rFonts w:ascii="Times New Roman" w:hAnsi="Times New Roman" w:cs="Times New Roman"/>
          <w:rPrChange w:id="47" w:author="juku" w:date="2019-03-18T19:04:00Z">
            <w:rPr/>
          </w:rPrChange>
        </w:rPr>
        <w:fldChar w:fldCharType="separate"/>
      </w:r>
      <w:r>
        <w:rPr>
          <w:rFonts w:ascii="Times New Roman" w:hAnsi="Times New Roman" w:cs="Times New Roman"/>
          <w:rPrChange w:id="48" w:author="juku" w:date="2019-03-18T19:04:00Z">
            <w:rPr/>
          </w:rPrChange>
        </w:rPr>
        <w:t>4</w:t>
      </w:r>
      <w:r>
        <w:rPr>
          <w:rFonts w:ascii="Times New Roman" w:hAnsi="Times New Roman" w:cs="Times New Roman"/>
          <w:rPrChange w:id="49" w:author="juku" w:date="2019-03-18T19:04:00Z">
            <w:rPr/>
          </w:rPrChange>
        </w:rPr>
        <w:fldChar w:fldCharType="end"/>
      </w:r>
      <w:r>
        <w:rPr>
          <w:rFonts w:ascii="Times New Roman" w:hAnsi="Times New Roman" w:cs="Times New Roman"/>
          <w:rPrChange w:id="50" w:author="juku" w:date="2019-03-18T19:04:00Z">
            <w:rPr/>
          </w:rPrChange>
        </w:rPr>
        <w:fldChar w:fldCharType="end"/>
      </w:r>
    </w:p>
    <w:p>
      <w:pPr>
        <w:pStyle w:val="12"/>
        <w:tabs>
          <w:tab w:val="left" w:pos="840"/>
          <w:tab w:val="right" w:leader="dot" w:pos="8296"/>
        </w:tabs>
        <w:ind w:left="480"/>
        <w:rPr>
          <w:rFonts w:ascii="Times New Roman" w:hAnsi="Times New Roman" w:cs="Times New Roman"/>
          <w:sz w:val="21"/>
          <w:szCs w:val="22"/>
          <w:rPrChange w:id="51" w:author="juku" w:date="2019-03-18T19:04:00Z">
            <w:rPr>
              <w:sz w:val="21"/>
              <w:szCs w:val="22"/>
            </w:rPr>
          </w:rPrChange>
        </w:rPr>
      </w:pPr>
      <w:r>
        <w:rPr>
          <w:rStyle w:val="18"/>
          <w:rFonts w:ascii="Times New Roman" w:hAnsi="Times New Roman" w:cs="Times New Roman"/>
        </w:rPr>
        <w:fldChar w:fldCharType="begin"/>
      </w:r>
      <w:r>
        <w:rPr>
          <w:rStyle w:val="18"/>
          <w:rFonts w:ascii="Times New Roman" w:hAnsi="Times New Roman" w:cs="Times New Roman"/>
        </w:rPr>
        <w:instrText xml:space="preserve"> HYPERLINK \l "_Toc2757548" </w:instrText>
      </w:r>
      <w:r>
        <w:rPr>
          <w:rStyle w:val="18"/>
          <w:rFonts w:ascii="Times New Roman" w:hAnsi="Times New Roman" w:cs="Times New Roman"/>
          <w:rPrChange w:id="52" w:author="juku" w:date="2019-03-18T19:04:00Z">
            <w:rPr/>
          </w:rPrChange>
        </w:rPr>
        <w:fldChar w:fldCharType="separate"/>
      </w:r>
      <w:r>
        <w:rPr>
          <w:rStyle w:val="18"/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  <w:sz w:val="21"/>
          <w:szCs w:val="22"/>
          <w:rPrChange w:id="53" w:author="juku" w:date="2019-03-18T19:04:00Z">
            <w:rPr>
              <w:sz w:val="21"/>
              <w:szCs w:val="22"/>
            </w:rPr>
          </w:rPrChange>
        </w:rPr>
        <w:tab/>
      </w:r>
      <w:r>
        <w:rPr>
          <w:rStyle w:val="18"/>
          <w:rFonts w:hint="eastAsia" w:ascii="Times New Roman" w:hAnsi="Times New Roman" w:cs="Times New Roman"/>
        </w:rPr>
        <w:t>测试环境</w:t>
      </w:r>
      <w:r>
        <w:rPr>
          <w:rFonts w:ascii="Times New Roman" w:hAnsi="Times New Roman" w:cs="Times New Roman"/>
          <w:rPrChange w:id="54" w:author="juku" w:date="2019-03-18T19:04:00Z">
            <w:rPr/>
          </w:rPrChange>
        </w:rPr>
        <w:tab/>
      </w:r>
      <w:r>
        <w:rPr>
          <w:rFonts w:ascii="Times New Roman" w:hAnsi="Times New Roman" w:cs="Times New Roman"/>
          <w:rPrChange w:id="55" w:author="juku" w:date="2019-03-18T19:04:00Z">
            <w:rPr/>
          </w:rPrChange>
        </w:rPr>
        <w:fldChar w:fldCharType="begin"/>
      </w:r>
      <w:r>
        <w:rPr>
          <w:rFonts w:ascii="Times New Roman" w:hAnsi="Times New Roman" w:cs="Times New Roman"/>
          <w:rPrChange w:id="56" w:author="juku" w:date="2019-03-18T19:04:00Z">
            <w:rPr/>
          </w:rPrChange>
        </w:rPr>
        <w:instrText xml:space="preserve"> PAGEREF _Toc2757548 \h </w:instrText>
      </w:r>
      <w:r>
        <w:rPr>
          <w:rFonts w:ascii="Times New Roman" w:hAnsi="Times New Roman" w:cs="Times New Roman"/>
          <w:rPrChange w:id="57" w:author="juku" w:date="2019-03-18T19:04:00Z">
            <w:rPr/>
          </w:rPrChange>
        </w:rPr>
        <w:fldChar w:fldCharType="separate"/>
      </w:r>
      <w:r>
        <w:rPr>
          <w:rFonts w:ascii="Times New Roman" w:hAnsi="Times New Roman" w:cs="Times New Roman"/>
          <w:rPrChange w:id="58" w:author="juku" w:date="2019-03-18T19:04:00Z">
            <w:rPr/>
          </w:rPrChange>
        </w:rPr>
        <w:t>4</w:t>
      </w:r>
      <w:r>
        <w:rPr>
          <w:rFonts w:ascii="Times New Roman" w:hAnsi="Times New Roman" w:cs="Times New Roman"/>
          <w:rPrChange w:id="59" w:author="juku" w:date="2019-03-18T19:04:00Z">
            <w:rPr/>
          </w:rPrChange>
        </w:rPr>
        <w:fldChar w:fldCharType="end"/>
      </w:r>
      <w:r>
        <w:rPr>
          <w:rFonts w:ascii="Times New Roman" w:hAnsi="Times New Roman" w:cs="Times New Roman"/>
          <w:rPrChange w:id="60" w:author="juku" w:date="2019-03-18T19:04:00Z">
            <w:rPr/>
          </w:rPrChange>
        </w:rPr>
        <w:fldChar w:fldCharType="end"/>
      </w:r>
    </w:p>
    <w:p>
      <w:pPr>
        <w:pStyle w:val="12"/>
        <w:tabs>
          <w:tab w:val="left" w:pos="840"/>
          <w:tab w:val="right" w:leader="dot" w:pos="8296"/>
        </w:tabs>
        <w:ind w:left="480"/>
        <w:rPr>
          <w:rFonts w:ascii="Times New Roman" w:hAnsi="Times New Roman" w:cs="Times New Roman"/>
          <w:sz w:val="21"/>
          <w:szCs w:val="22"/>
          <w:rPrChange w:id="61" w:author="juku" w:date="2019-03-18T19:04:00Z">
            <w:rPr>
              <w:sz w:val="21"/>
              <w:szCs w:val="22"/>
            </w:rPr>
          </w:rPrChange>
        </w:rPr>
      </w:pPr>
      <w:r>
        <w:rPr>
          <w:rStyle w:val="18"/>
          <w:rFonts w:ascii="Times New Roman" w:hAnsi="Times New Roman" w:cs="Times New Roman"/>
        </w:rPr>
        <w:fldChar w:fldCharType="begin"/>
      </w:r>
      <w:r>
        <w:rPr>
          <w:rStyle w:val="18"/>
          <w:rFonts w:ascii="Times New Roman" w:hAnsi="Times New Roman" w:cs="Times New Roman"/>
        </w:rPr>
        <w:instrText xml:space="preserve"> HYPERLINK \l "_Toc2757549" </w:instrText>
      </w:r>
      <w:r>
        <w:rPr>
          <w:rStyle w:val="18"/>
          <w:rFonts w:ascii="Times New Roman" w:hAnsi="Times New Roman" w:cs="Times New Roman"/>
          <w:rPrChange w:id="62" w:author="juku" w:date="2019-03-18T19:04:00Z">
            <w:rPr/>
          </w:rPrChange>
        </w:rPr>
        <w:fldChar w:fldCharType="separate"/>
      </w:r>
      <w:r>
        <w:rPr>
          <w:rStyle w:val="18"/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  <w:sz w:val="21"/>
          <w:szCs w:val="22"/>
          <w:rPrChange w:id="63" w:author="juku" w:date="2019-03-18T19:04:00Z">
            <w:rPr>
              <w:sz w:val="21"/>
              <w:szCs w:val="22"/>
            </w:rPr>
          </w:rPrChange>
        </w:rPr>
        <w:tab/>
      </w:r>
      <w:r>
        <w:rPr>
          <w:rStyle w:val="18"/>
          <w:rFonts w:hint="eastAsia" w:ascii="Times New Roman" w:hAnsi="Times New Roman" w:cs="Times New Roman"/>
        </w:rPr>
        <w:t>测试结果</w:t>
      </w:r>
      <w:r>
        <w:rPr>
          <w:rFonts w:ascii="Times New Roman" w:hAnsi="Times New Roman" w:cs="Times New Roman"/>
          <w:rPrChange w:id="64" w:author="juku" w:date="2019-03-18T19:04:00Z">
            <w:rPr/>
          </w:rPrChange>
        </w:rPr>
        <w:tab/>
      </w:r>
      <w:r>
        <w:rPr>
          <w:rFonts w:ascii="Times New Roman" w:hAnsi="Times New Roman" w:cs="Times New Roman"/>
          <w:rPrChange w:id="65" w:author="juku" w:date="2019-03-18T19:04:00Z">
            <w:rPr/>
          </w:rPrChange>
        </w:rPr>
        <w:fldChar w:fldCharType="begin"/>
      </w:r>
      <w:r>
        <w:rPr>
          <w:rFonts w:ascii="Times New Roman" w:hAnsi="Times New Roman" w:cs="Times New Roman"/>
          <w:rPrChange w:id="66" w:author="juku" w:date="2019-03-18T19:04:00Z">
            <w:rPr/>
          </w:rPrChange>
        </w:rPr>
        <w:instrText xml:space="preserve"> PAGEREF _Toc2757549 \h </w:instrText>
      </w:r>
      <w:r>
        <w:rPr>
          <w:rFonts w:ascii="Times New Roman" w:hAnsi="Times New Roman" w:cs="Times New Roman"/>
          <w:rPrChange w:id="67" w:author="juku" w:date="2019-03-18T19:04:00Z">
            <w:rPr/>
          </w:rPrChange>
        </w:rPr>
        <w:fldChar w:fldCharType="separate"/>
      </w:r>
      <w:r>
        <w:rPr>
          <w:rFonts w:ascii="Times New Roman" w:hAnsi="Times New Roman" w:cs="Times New Roman"/>
          <w:rPrChange w:id="68" w:author="juku" w:date="2019-03-18T19:04:00Z">
            <w:rPr/>
          </w:rPrChange>
        </w:rPr>
        <w:t>5</w:t>
      </w:r>
      <w:r>
        <w:rPr>
          <w:rFonts w:ascii="Times New Roman" w:hAnsi="Times New Roman" w:cs="Times New Roman"/>
          <w:rPrChange w:id="69" w:author="juku" w:date="2019-03-18T19:04:00Z">
            <w:rPr/>
          </w:rPrChange>
        </w:rPr>
        <w:fldChar w:fldCharType="end"/>
      </w:r>
      <w:r>
        <w:rPr>
          <w:rFonts w:ascii="Times New Roman" w:hAnsi="Times New Roman" w:cs="Times New Roman"/>
          <w:rPrChange w:id="70" w:author="juku" w:date="2019-03-18T19:04:00Z">
            <w:rPr/>
          </w:rPrChange>
        </w:rPr>
        <w:fldChar w:fldCharType="end"/>
      </w:r>
    </w:p>
    <w:p>
      <w:pPr>
        <w:pStyle w:val="7"/>
        <w:tabs>
          <w:tab w:val="left" w:pos="1470"/>
          <w:tab w:val="right" w:leader="dot" w:pos="8296"/>
        </w:tabs>
        <w:ind w:left="960"/>
        <w:rPr>
          <w:rFonts w:ascii="Times New Roman" w:hAnsi="Times New Roman" w:cs="Times New Roman"/>
          <w:sz w:val="21"/>
          <w:szCs w:val="22"/>
          <w:rPrChange w:id="71" w:author="juku" w:date="2019-03-18T19:04:00Z">
            <w:rPr>
              <w:sz w:val="21"/>
              <w:szCs w:val="22"/>
            </w:rPr>
          </w:rPrChange>
        </w:rPr>
      </w:pPr>
      <w:r>
        <w:rPr>
          <w:rStyle w:val="18"/>
          <w:rFonts w:ascii="Times New Roman" w:hAnsi="Times New Roman" w:cs="Times New Roman"/>
        </w:rPr>
        <w:fldChar w:fldCharType="begin"/>
      </w:r>
      <w:r>
        <w:rPr>
          <w:rStyle w:val="18"/>
          <w:rFonts w:ascii="Times New Roman" w:hAnsi="Times New Roman" w:cs="Times New Roman"/>
        </w:rPr>
        <w:instrText xml:space="preserve"> HYPERLINK \l "_Toc2757550" </w:instrText>
      </w:r>
      <w:r>
        <w:rPr>
          <w:rStyle w:val="18"/>
          <w:rFonts w:ascii="Times New Roman" w:hAnsi="Times New Roman" w:cs="Times New Roman"/>
          <w:rPrChange w:id="72" w:author="juku" w:date="2019-03-18T19:04:00Z">
            <w:rPr/>
          </w:rPrChange>
        </w:rPr>
        <w:fldChar w:fldCharType="separate"/>
      </w:r>
      <w:r>
        <w:rPr>
          <w:rStyle w:val="18"/>
          <w:rFonts w:ascii="Times New Roman" w:hAnsi="Times New Roman" w:cs="Times New Roman"/>
        </w:rPr>
        <w:t>3.1</w:t>
      </w:r>
      <w:r>
        <w:rPr>
          <w:rFonts w:ascii="Times New Roman" w:hAnsi="Times New Roman" w:cs="Times New Roman"/>
          <w:sz w:val="21"/>
          <w:szCs w:val="22"/>
          <w:rPrChange w:id="73" w:author="juku" w:date="2019-03-18T19:04:00Z">
            <w:rPr>
              <w:sz w:val="21"/>
              <w:szCs w:val="22"/>
            </w:rPr>
          </w:rPrChange>
        </w:rPr>
        <w:tab/>
      </w:r>
      <w:r>
        <w:rPr>
          <w:rStyle w:val="18"/>
          <w:rFonts w:hint="eastAsia" w:ascii="Times New Roman" w:hAnsi="Times New Roman" w:cs="Times New Roman"/>
        </w:rPr>
        <w:t>功能测试</w:t>
      </w:r>
      <w:r>
        <w:rPr>
          <w:rFonts w:ascii="Times New Roman" w:hAnsi="Times New Roman" w:cs="Times New Roman"/>
          <w:rPrChange w:id="74" w:author="juku" w:date="2019-03-18T19:04:00Z">
            <w:rPr/>
          </w:rPrChange>
        </w:rPr>
        <w:tab/>
      </w:r>
      <w:r>
        <w:rPr>
          <w:rFonts w:ascii="Times New Roman" w:hAnsi="Times New Roman" w:cs="Times New Roman"/>
          <w:rPrChange w:id="75" w:author="juku" w:date="2019-03-18T19:04:00Z">
            <w:rPr/>
          </w:rPrChange>
        </w:rPr>
        <w:fldChar w:fldCharType="begin"/>
      </w:r>
      <w:r>
        <w:rPr>
          <w:rFonts w:ascii="Times New Roman" w:hAnsi="Times New Roman" w:cs="Times New Roman"/>
          <w:rPrChange w:id="76" w:author="juku" w:date="2019-03-18T19:04:00Z">
            <w:rPr/>
          </w:rPrChange>
        </w:rPr>
        <w:instrText xml:space="preserve"> PAGEREF _Toc2757550 \h </w:instrText>
      </w:r>
      <w:r>
        <w:rPr>
          <w:rFonts w:ascii="Times New Roman" w:hAnsi="Times New Roman" w:cs="Times New Roman"/>
          <w:rPrChange w:id="77" w:author="juku" w:date="2019-03-18T19:04:00Z">
            <w:rPr/>
          </w:rPrChange>
        </w:rPr>
        <w:fldChar w:fldCharType="separate"/>
      </w:r>
      <w:r>
        <w:rPr>
          <w:rFonts w:ascii="Times New Roman" w:hAnsi="Times New Roman" w:cs="Times New Roman"/>
          <w:rPrChange w:id="78" w:author="juku" w:date="2019-03-18T19:04:00Z">
            <w:rPr/>
          </w:rPrChange>
        </w:rPr>
        <w:t>5</w:t>
      </w:r>
      <w:r>
        <w:rPr>
          <w:rFonts w:ascii="Times New Roman" w:hAnsi="Times New Roman" w:cs="Times New Roman"/>
          <w:rPrChange w:id="79" w:author="juku" w:date="2019-03-18T19:04:00Z">
            <w:rPr/>
          </w:rPrChange>
        </w:rPr>
        <w:fldChar w:fldCharType="end"/>
      </w:r>
      <w:r>
        <w:rPr>
          <w:rFonts w:ascii="Times New Roman" w:hAnsi="Times New Roman" w:cs="Times New Roman"/>
          <w:rPrChange w:id="80" w:author="juku" w:date="2019-03-18T19:04:00Z">
            <w:rPr/>
          </w:rPrChange>
        </w:rPr>
        <w:fldChar w:fldCharType="end"/>
      </w:r>
    </w:p>
    <w:p>
      <w:pPr>
        <w:pStyle w:val="7"/>
        <w:tabs>
          <w:tab w:val="left" w:pos="1470"/>
          <w:tab w:val="right" w:leader="dot" w:pos="8296"/>
        </w:tabs>
        <w:ind w:left="960"/>
        <w:rPr>
          <w:rFonts w:ascii="Times New Roman" w:hAnsi="Times New Roman" w:cs="Times New Roman"/>
          <w:sz w:val="21"/>
          <w:szCs w:val="22"/>
          <w:rPrChange w:id="81" w:author="juku" w:date="2019-03-18T19:04:00Z">
            <w:rPr>
              <w:sz w:val="21"/>
              <w:szCs w:val="22"/>
            </w:rPr>
          </w:rPrChange>
        </w:rPr>
      </w:pPr>
      <w:r>
        <w:rPr>
          <w:rStyle w:val="18"/>
          <w:rFonts w:ascii="Times New Roman" w:hAnsi="Times New Roman" w:cs="Times New Roman"/>
        </w:rPr>
        <w:fldChar w:fldCharType="begin"/>
      </w:r>
      <w:r>
        <w:rPr>
          <w:rStyle w:val="18"/>
          <w:rFonts w:ascii="Times New Roman" w:hAnsi="Times New Roman" w:cs="Times New Roman"/>
        </w:rPr>
        <w:instrText xml:space="preserve"> HYPERLINK \l "_Toc2757551" </w:instrText>
      </w:r>
      <w:r>
        <w:rPr>
          <w:rStyle w:val="18"/>
          <w:rFonts w:ascii="Times New Roman" w:hAnsi="Times New Roman" w:cs="Times New Roman"/>
          <w:rPrChange w:id="82" w:author="juku" w:date="2019-03-18T19:04:00Z">
            <w:rPr/>
          </w:rPrChange>
        </w:rPr>
        <w:fldChar w:fldCharType="separate"/>
      </w:r>
      <w:r>
        <w:rPr>
          <w:rStyle w:val="18"/>
          <w:rFonts w:ascii="Times New Roman" w:hAnsi="Times New Roman" w:cs="Times New Roman"/>
        </w:rPr>
        <w:t>3.2</w:t>
      </w:r>
      <w:r>
        <w:rPr>
          <w:rFonts w:ascii="Times New Roman" w:hAnsi="Times New Roman" w:cs="Times New Roman"/>
          <w:sz w:val="21"/>
          <w:szCs w:val="22"/>
          <w:rPrChange w:id="83" w:author="juku" w:date="2019-03-18T19:04:00Z">
            <w:rPr>
              <w:sz w:val="21"/>
              <w:szCs w:val="22"/>
            </w:rPr>
          </w:rPrChange>
        </w:rPr>
        <w:tab/>
      </w:r>
      <w:r>
        <w:rPr>
          <w:rStyle w:val="18"/>
          <w:rFonts w:hint="eastAsia" w:ascii="Times New Roman" w:hAnsi="Times New Roman" w:cs="Times New Roman"/>
        </w:rPr>
        <w:t>性能测试</w:t>
      </w:r>
      <w:r>
        <w:rPr>
          <w:rFonts w:ascii="Times New Roman" w:hAnsi="Times New Roman" w:cs="Times New Roman"/>
          <w:rPrChange w:id="84" w:author="juku" w:date="2019-03-18T19:04:00Z">
            <w:rPr/>
          </w:rPrChange>
        </w:rPr>
        <w:tab/>
      </w:r>
      <w:r>
        <w:rPr>
          <w:rFonts w:ascii="Times New Roman" w:hAnsi="Times New Roman" w:cs="Times New Roman"/>
          <w:rPrChange w:id="85" w:author="juku" w:date="2019-03-18T19:04:00Z">
            <w:rPr/>
          </w:rPrChange>
        </w:rPr>
        <w:fldChar w:fldCharType="begin"/>
      </w:r>
      <w:r>
        <w:rPr>
          <w:rFonts w:ascii="Times New Roman" w:hAnsi="Times New Roman" w:cs="Times New Roman"/>
          <w:rPrChange w:id="86" w:author="juku" w:date="2019-03-18T19:04:00Z">
            <w:rPr/>
          </w:rPrChange>
        </w:rPr>
        <w:instrText xml:space="preserve"> PAGEREF _Toc2757551 \h </w:instrText>
      </w:r>
      <w:r>
        <w:rPr>
          <w:rFonts w:ascii="Times New Roman" w:hAnsi="Times New Roman" w:cs="Times New Roman"/>
          <w:rPrChange w:id="87" w:author="juku" w:date="2019-03-18T19:04:00Z">
            <w:rPr/>
          </w:rPrChange>
        </w:rPr>
        <w:fldChar w:fldCharType="separate"/>
      </w:r>
      <w:ins w:id="88" w:author="juku" w:date="2019-03-07T00:17:00Z">
        <w:r>
          <w:rPr>
            <w:rFonts w:ascii="Times New Roman" w:hAnsi="Times New Roman" w:cs="Times New Roman"/>
            <w:rPrChange w:id="89" w:author="juku" w:date="2019-03-18T19:04:00Z">
              <w:rPr/>
            </w:rPrChange>
          </w:rPr>
          <w:t>13</w:t>
        </w:r>
      </w:ins>
      <w:del w:id="90" w:author="juku" w:date="2019-03-07T00:17:00Z">
        <w:r>
          <w:rPr>
            <w:rFonts w:ascii="Times New Roman" w:hAnsi="Times New Roman" w:cs="Times New Roman"/>
            <w:rPrChange w:id="91" w:author="juku" w:date="2019-03-18T19:04:00Z">
              <w:rPr/>
            </w:rPrChange>
          </w:rPr>
          <w:delText>12</w:delText>
        </w:r>
      </w:del>
      <w:r>
        <w:rPr>
          <w:rFonts w:ascii="Times New Roman" w:hAnsi="Times New Roman" w:cs="Times New Roman"/>
          <w:rPrChange w:id="92" w:author="juku" w:date="2019-03-18T19:04:00Z">
            <w:rPr/>
          </w:rPrChange>
        </w:rPr>
        <w:fldChar w:fldCharType="end"/>
      </w:r>
      <w:r>
        <w:rPr>
          <w:rFonts w:ascii="Times New Roman" w:hAnsi="Times New Roman" w:cs="Times New Roman"/>
          <w:rPrChange w:id="93" w:author="juku" w:date="2019-03-18T19:04:00Z">
            <w:rPr/>
          </w:rPrChange>
        </w:rPr>
        <w:fldChar w:fldCharType="end"/>
      </w:r>
    </w:p>
    <w:p>
      <w:pPr>
        <w:pStyle w:val="7"/>
        <w:tabs>
          <w:tab w:val="left" w:pos="1470"/>
          <w:tab w:val="right" w:leader="dot" w:pos="8296"/>
        </w:tabs>
        <w:ind w:left="960"/>
        <w:rPr>
          <w:rFonts w:ascii="Times New Roman" w:hAnsi="Times New Roman" w:cs="Times New Roman"/>
          <w:sz w:val="21"/>
          <w:szCs w:val="22"/>
          <w:rPrChange w:id="94" w:author="juku" w:date="2019-03-18T19:04:00Z">
            <w:rPr>
              <w:sz w:val="21"/>
              <w:szCs w:val="22"/>
            </w:rPr>
          </w:rPrChange>
        </w:rPr>
      </w:pPr>
      <w:r>
        <w:rPr>
          <w:rStyle w:val="18"/>
          <w:rFonts w:ascii="Times New Roman" w:hAnsi="Times New Roman" w:cs="Times New Roman"/>
        </w:rPr>
        <w:fldChar w:fldCharType="begin"/>
      </w:r>
      <w:r>
        <w:rPr>
          <w:rStyle w:val="18"/>
          <w:rFonts w:ascii="Times New Roman" w:hAnsi="Times New Roman" w:cs="Times New Roman"/>
        </w:rPr>
        <w:instrText xml:space="preserve"> HYPERLINK \l "_Toc2757552" </w:instrText>
      </w:r>
      <w:r>
        <w:rPr>
          <w:rStyle w:val="18"/>
          <w:rFonts w:ascii="Times New Roman" w:hAnsi="Times New Roman" w:cs="Times New Roman"/>
          <w:rPrChange w:id="95" w:author="juku" w:date="2019-03-18T19:04:00Z">
            <w:rPr/>
          </w:rPrChange>
        </w:rPr>
        <w:fldChar w:fldCharType="separate"/>
      </w:r>
      <w:r>
        <w:rPr>
          <w:rStyle w:val="18"/>
          <w:rFonts w:ascii="Times New Roman" w:hAnsi="Times New Roman" w:cs="Times New Roman"/>
        </w:rPr>
        <w:t>3.3</w:t>
      </w:r>
      <w:r>
        <w:rPr>
          <w:rFonts w:ascii="Times New Roman" w:hAnsi="Times New Roman" w:cs="Times New Roman"/>
          <w:sz w:val="21"/>
          <w:szCs w:val="22"/>
          <w:rPrChange w:id="96" w:author="juku" w:date="2019-03-18T19:04:00Z">
            <w:rPr>
              <w:sz w:val="21"/>
              <w:szCs w:val="22"/>
            </w:rPr>
          </w:rPrChange>
        </w:rPr>
        <w:tab/>
      </w:r>
      <w:r>
        <w:rPr>
          <w:rStyle w:val="18"/>
          <w:rFonts w:hint="eastAsia" w:ascii="Times New Roman" w:hAnsi="Times New Roman" w:cs="Times New Roman"/>
        </w:rPr>
        <w:t>稳定性测试</w:t>
      </w:r>
      <w:r>
        <w:rPr>
          <w:rFonts w:ascii="Times New Roman" w:hAnsi="Times New Roman" w:cs="Times New Roman"/>
          <w:rPrChange w:id="97" w:author="juku" w:date="2019-03-18T19:04:00Z">
            <w:rPr/>
          </w:rPrChange>
        </w:rPr>
        <w:tab/>
      </w:r>
      <w:r>
        <w:rPr>
          <w:rFonts w:ascii="Times New Roman" w:hAnsi="Times New Roman" w:cs="Times New Roman"/>
          <w:rPrChange w:id="98" w:author="juku" w:date="2019-03-18T19:04:00Z">
            <w:rPr/>
          </w:rPrChange>
        </w:rPr>
        <w:fldChar w:fldCharType="begin"/>
      </w:r>
      <w:r>
        <w:rPr>
          <w:rFonts w:ascii="Times New Roman" w:hAnsi="Times New Roman" w:cs="Times New Roman"/>
          <w:rPrChange w:id="99" w:author="juku" w:date="2019-03-18T19:04:00Z">
            <w:rPr/>
          </w:rPrChange>
        </w:rPr>
        <w:instrText xml:space="preserve"> PAGEREF _Toc2757552 \h </w:instrText>
      </w:r>
      <w:r>
        <w:rPr>
          <w:rFonts w:ascii="Times New Roman" w:hAnsi="Times New Roman" w:cs="Times New Roman"/>
          <w:rPrChange w:id="100" w:author="juku" w:date="2019-03-18T19:04:00Z">
            <w:rPr/>
          </w:rPrChange>
        </w:rPr>
        <w:fldChar w:fldCharType="separate"/>
      </w:r>
      <w:ins w:id="101" w:author="juku" w:date="2019-03-07T00:17:00Z">
        <w:r>
          <w:rPr>
            <w:rFonts w:ascii="Times New Roman" w:hAnsi="Times New Roman" w:cs="Times New Roman"/>
            <w:rPrChange w:id="102" w:author="juku" w:date="2019-03-18T19:04:00Z">
              <w:rPr/>
            </w:rPrChange>
          </w:rPr>
          <w:t>16</w:t>
        </w:r>
      </w:ins>
      <w:del w:id="103" w:author="juku" w:date="2019-03-07T00:17:00Z">
        <w:r>
          <w:rPr>
            <w:rFonts w:ascii="Times New Roman" w:hAnsi="Times New Roman" w:cs="Times New Roman"/>
            <w:rPrChange w:id="104" w:author="juku" w:date="2019-03-18T19:04:00Z">
              <w:rPr/>
            </w:rPrChange>
          </w:rPr>
          <w:delText>14</w:delText>
        </w:r>
      </w:del>
      <w:r>
        <w:rPr>
          <w:rFonts w:ascii="Times New Roman" w:hAnsi="Times New Roman" w:cs="Times New Roman"/>
          <w:rPrChange w:id="105" w:author="juku" w:date="2019-03-18T19:04:00Z">
            <w:rPr/>
          </w:rPrChange>
        </w:rPr>
        <w:fldChar w:fldCharType="end"/>
      </w:r>
      <w:r>
        <w:rPr>
          <w:rFonts w:ascii="Times New Roman" w:hAnsi="Times New Roman" w:cs="Times New Roman"/>
          <w:rPrChange w:id="106" w:author="juku" w:date="2019-03-18T19:04:00Z">
            <w:rPr/>
          </w:rPrChange>
        </w:rPr>
        <w:fldChar w:fldCharType="end"/>
      </w:r>
    </w:p>
    <w:p>
      <w:pPr>
        <w:pStyle w:val="7"/>
        <w:tabs>
          <w:tab w:val="left" w:pos="1470"/>
          <w:tab w:val="right" w:leader="dot" w:pos="8296"/>
        </w:tabs>
        <w:ind w:left="960"/>
        <w:rPr>
          <w:rFonts w:ascii="Times New Roman" w:hAnsi="Times New Roman" w:cs="Times New Roman"/>
          <w:sz w:val="21"/>
          <w:szCs w:val="22"/>
          <w:rPrChange w:id="107" w:author="juku" w:date="2019-03-18T19:04:00Z">
            <w:rPr>
              <w:sz w:val="21"/>
              <w:szCs w:val="22"/>
            </w:rPr>
          </w:rPrChange>
        </w:rPr>
      </w:pPr>
      <w:r>
        <w:rPr>
          <w:rStyle w:val="18"/>
          <w:rFonts w:ascii="Times New Roman" w:hAnsi="Times New Roman" w:cs="Times New Roman"/>
        </w:rPr>
        <w:fldChar w:fldCharType="begin"/>
      </w:r>
      <w:r>
        <w:rPr>
          <w:rStyle w:val="18"/>
          <w:rFonts w:ascii="Times New Roman" w:hAnsi="Times New Roman" w:cs="Times New Roman"/>
        </w:rPr>
        <w:instrText xml:space="preserve"> HYPERLINK \l "_Toc2757553" </w:instrText>
      </w:r>
      <w:r>
        <w:rPr>
          <w:rStyle w:val="18"/>
          <w:rFonts w:ascii="Times New Roman" w:hAnsi="Times New Roman" w:cs="Times New Roman"/>
          <w:rPrChange w:id="108" w:author="juku" w:date="2019-03-18T19:04:00Z">
            <w:rPr/>
          </w:rPrChange>
        </w:rPr>
        <w:fldChar w:fldCharType="separate"/>
      </w:r>
      <w:r>
        <w:rPr>
          <w:rStyle w:val="18"/>
          <w:rFonts w:ascii="Times New Roman" w:hAnsi="Times New Roman" w:cs="Times New Roman"/>
        </w:rPr>
        <w:t>3.4</w:t>
      </w:r>
      <w:r>
        <w:rPr>
          <w:rFonts w:ascii="Times New Roman" w:hAnsi="Times New Roman" w:cs="Times New Roman"/>
          <w:sz w:val="21"/>
          <w:szCs w:val="22"/>
          <w:rPrChange w:id="109" w:author="juku" w:date="2019-03-18T19:04:00Z">
            <w:rPr>
              <w:sz w:val="21"/>
              <w:szCs w:val="22"/>
            </w:rPr>
          </w:rPrChange>
        </w:rPr>
        <w:tab/>
      </w:r>
      <w:r>
        <w:rPr>
          <w:rStyle w:val="18"/>
          <w:rFonts w:hint="eastAsia" w:ascii="Times New Roman" w:hAnsi="Times New Roman" w:cs="Times New Roman"/>
        </w:rPr>
        <w:t>异常情况测试</w:t>
      </w:r>
      <w:r>
        <w:rPr>
          <w:rFonts w:ascii="Times New Roman" w:hAnsi="Times New Roman" w:cs="Times New Roman"/>
          <w:rPrChange w:id="110" w:author="juku" w:date="2019-03-18T19:04:00Z">
            <w:rPr/>
          </w:rPrChange>
        </w:rPr>
        <w:tab/>
      </w:r>
      <w:r>
        <w:rPr>
          <w:rFonts w:ascii="Times New Roman" w:hAnsi="Times New Roman" w:cs="Times New Roman"/>
          <w:rPrChange w:id="111" w:author="juku" w:date="2019-03-18T19:04:00Z">
            <w:rPr/>
          </w:rPrChange>
        </w:rPr>
        <w:fldChar w:fldCharType="begin"/>
      </w:r>
      <w:r>
        <w:rPr>
          <w:rFonts w:ascii="Times New Roman" w:hAnsi="Times New Roman" w:cs="Times New Roman"/>
          <w:rPrChange w:id="112" w:author="juku" w:date="2019-03-18T19:04:00Z">
            <w:rPr/>
          </w:rPrChange>
        </w:rPr>
        <w:instrText xml:space="preserve"> PAGEREF _Toc2757553 \h </w:instrText>
      </w:r>
      <w:r>
        <w:rPr>
          <w:rFonts w:ascii="Times New Roman" w:hAnsi="Times New Roman" w:cs="Times New Roman"/>
          <w:rPrChange w:id="113" w:author="juku" w:date="2019-03-18T19:04:00Z">
            <w:rPr/>
          </w:rPrChange>
        </w:rPr>
        <w:fldChar w:fldCharType="separate"/>
      </w:r>
      <w:ins w:id="114" w:author="juku" w:date="2019-03-07T00:17:00Z">
        <w:r>
          <w:rPr>
            <w:rFonts w:ascii="Times New Roman" w:hAnsi="Times New Roman" w:cs="Times New Roman"/>
            <w:rPrChange w:id="115" w:author="juku" w:date="2019-03-18T19:04:00Z">
              <w:rPr/>
            </w:rPrChange>
          </w:rPr>
          <w:t>20</w:t>
        </w:r>
      </w:ins>
      <w:del w:id="116" w:author="juku" w:date="2019-03-07T00:17:00Z">
        <w:r>
          <w:rPr>
            <w:rFonts w:ascii="Times New Roman" w:hAnsi="Times New Roman" w:cs="Times New Roman"/>
            <w:rPrChange w:id="117" w:author="juku" w:date="2019-03-18T19:04:00Z">
              <w:rPr/>
            </w:rPrChange>
          </w:rPr>
          <w:delText>18</w:delText>
        </w:r>
      </w:del>
      <w:r>
        <w:rPr>
          <w:rFonts w:ascii="Times New Roman" w:hAnsi="Times New Roman" w:cs="Times New Roman"/>
          <w:rPrChange w:id="118" w:author="juku" w:date="2019-03-18T19:04:00Z">
            <w:rPr/>
          </w:rPrChange>
        </w:rPr>
        <w:fldChar w:fldCharType="end"/>
      </w:r>
      <w:r>
        <w:rPr>
          <w:rFonts w:ascii="Times New Roman" w:hAnsi="Times New Roman" w:cs="Times New Roman"/>
          <w:rPrChange w:id="119" w:author="juku" w:date="2019-03-18T19:04:00Z">
            <w:rPr/>
          </w:rPrChange>
        </w:rPr>
        <w:fldChar w:fldCharType="end"/>
      </w:r>
    </w:p>
    <w:p>
      <w:pPr>
        <w:pStyle w:val="12"/>
        <w:tabs>
          <w:tab w:val="left" w:pos="840"/>
          <w:tab w:val="right" w:leader="dot" w:pos="8296"/>
        </w:tabs>
        <w:ind w:left="480"/>
        <w:rPr>
          <w:rFonts w:ascii="Times New Roman" w:hAnsi="Times New Roman" w:cs="Times New Roman"/>
          <w:sz w:val="21"/>
          <w:szCs w:val="22"/>
          <w:rPrChange w:id="120" w:author="juku" w:date="2019-03-18T19:04:00Z">
            <w:rPr>
              <w:sz w:val="21"/>
              <w:szCs w:val="22"/>
            </w:rPr>
          </w:rPrChange>
        </w:rPr>
      </w:pPr>
      <w:r>
        <w:rPr>
          <w:rStyle w:val="18"/>
          <w:rFonts w:ascii="Times New Roman" w:hAnsi="Times New Roman" w:cs="Times New Roman"/>
        </w:rPr>
        <w:fldChar w:fldCharType="begin"/>
      </w:r>
      <w:r>
        <w:rPr>
          <w:rStyle w:val="18"/>
          <w:rFonts w:ascii="Times New Roman" w:hAnsi="Times New Roman" w:cs="Times New Roman"/>
        </w:rPr>
        <w:instrText xml:space="preserve"> HYPERLINK \l "_Toc2757554" </w:instrText>
      </w:r>
      <w:r>
        <w:rPr>
          <w:rStyle w:val="18"/>
          <w:rFonts w:ascii="Times New Roman" w:hAnsi="Times New Roman" w:cs="Times New Roman"/>
          <w:rPrChange w:id="121" w:author="juku" w:date="2019-03-18T19:04:00Z">
            <w:rPr/>
          </w:rPrChange>
        </w:rPr>
        <w:fldChar w:fldCharType="separate"/>
      </w:r>
      <w:r>
        <w:rPr>
          <w:rStyle w:val="18"/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  <w:sz w:val="21"/>
          <w:szCs w:val="22"/>
          <w:rPrChange w:id="122" w:author="juku" w:date="2019-03-18T19:04:00Z">
            <w:rPr>
              <w:sz w:val="21"/>
              <w:szCs w:val="22"/>
            </w:rPr>
          </w:rPrChange>
        </w:rPr>
        <w:tab/>
      </w:r>
      <w:r>
        <w:rPr>
          <w:rStyle w:val="18"/>
          <w:rFonts w:hint="eastAsia" w:ascii="Times New Roman" w:hAnsi="Times New Roman" w:cs="Times New Roman"/>
        </w:rPr>
        <w:t>评价</w:t>
      </w:r>
      <w:r>
        <w:rPr>
          <w:rFonts w:ascii="Times New Roman" w:hAnsi="Times New Roman" w:cs="Times New Roman"/>
          <w:rPrChange w:id="123" w:author="juku" w:date="2019-03-18T19:04:00Z">
            <w:rPr/>
          </w:rPrChange>
        </w:rPr>
        <w:tab/>
      </w:r>
      <w:r>
        <w:rPr>
          <w:rFonts w:ascii="Times New Roman" w:hAnsi="Times New Roman" w:cs="Times New Roman"/>
          <w:rPrChange w:id="124" w:author="juku" w:date="2019-03-18T19:04:00Z">
            <w:rPr/>
          </w:rPrChange>
        </w:rPr>
        <w:fldChar w:fldCharType="begin"/>
      </w:r>
      <w:r>
        <w:rPr>
          <w:rFonts w:ascii="Times New Roman" w:hAnsi="Times New Roman" w:cs="Times New Roman"/>
          <w:rPrChange w:id="125" w:author="juku" w:date="2019-03-18T19:04:00Z">
            <w:rPr/>
          </w:rPrChange>
        </w:rPr>
        <w:instrText xml:space="preserve"> PAGEREF _Toc2757554 \h </w:instrText>
      </w:r>
      <w:r>
        <w:rPr>
          <w:rFonts w:ascii="Times New Roman" w:hAnsi="Times New Roman" w:cs="Times New Roman"/>
          <w:rPrChange w:id="126" w:author="juku" w:date="2019-03-18T19:04:00Z">
            <w:rPr/>
          </w:rPrChange>
        </w:rPr>
        <w:fldChar w:fldCharType="separate"/>
      </w:r>
      <w:ins w:id="127" w:author="juku" w:date="2019-03-07T00:17:00Z">
        <w:r>
          <w:rPr>
            <w:rFonts w:ascii="Times New Roman" w:hAnsi="Times New Roman" w:cs="Times New Roman"/>
            <w:rPrChange w:id="128" w:author="juku" w:date="2019-03-18T19:04:00Z">
              <w:rPr/>
            </w:rPrChange>
          </w:rPr>
          <w:t>22</w:t>
        </w:r>
      </w:ins>
      <w:del w:id="129" w:author="juku" w:date="2019-03-07T00:17:00Z">
        <w:r>
          <w:rPr>
            <w:rFonts w:ascii="Times New Roman" w:hAnsi="Times New Roman" w:cs="Times New Roman"/>
            <w:rPrChange w:id="130" w:author="juku" w:date="2019-03-18T19:04:00Z">
              <w:rPr/>
            </w:rPrChange>
          </w:rPr>
          <w:delText>20</w:delText>
        </w:r>
      </w:del>
      <w:r>
        <w:rPr>
          <w:rFonts w:ascii="Times New Roman" w:hAnsi="Times New Roman" w:cs="Times New Roman"/>
          <w:rPrChange w:id="131" w:author="juku" w:date="2019-03-18T19:04:00Z">
            <w:rPr/>
          </w:rPrChange>
        </w:rPr>
        <w:fldChar w:fldCharType="end"/>
      </w:r>
      <w:r>
        <w:rPr>
          <w:rFonts w:ascii="Times New Roman" w:hAnsi="Times New Roman" w:cs="Times New Roman"/>
          <w:rPrChange w:id="132" w:author="juku" w:date="2019-03-18T19:04:00Z">
            <w:rPr/>
          </w:rPrChange>
        </w:rPr>
        <w:fldChar w:fldCharType="end"/>
      </w:r>
    </w:p>
    <w:p>
      <w:pPr>
        <w:pStyle w:val="7"/>
        <w:tabs>
          <w:tab w:val="left" w:pos="1470"/>
          <w:tab w:val="right" w:leader="dot" w:pos="8296"/>
        </w:tabs>
        <w:ind w:left="960"/>
        <w:rPr>
          <w:rFonts w:ascii="Times New Roman" w:hAnsi="Times New Roman" w:cs="Times New Roman"/>
          <w:sz w:val="21"/>
          <w:szCs w:val="22"/>
          <w:rPrChange w:id="133" w:author="juku" w:date="2019-03-18T19:04:00Z">
            <w:rPr>
              <w:sz w:val="21"/>
              <w:szCs w:val="22"/>
            </w:rPr>
          </w:rPrChange>
        </w:rPr>
      </w:pPr>
      <w:r>
        <w:rPr>
          <w:rStyle w:val="18"/>
          <w:rFonts w:ascii="Times New Roman" w:hAnsi="Times New Roman" w:cs="Times New Roman"/>
        </w:rPr>
        <w:fldChar w:fldCharType="begin"/>
      </w:r>
      <w:r>
        <w:rPr>
          <w:rStyle w:val="18"/>
          <w:rFonts w:ascii="Times New Roman" w:hAnsi="Times New Roman" w:cs="Times New Roman"/>
        </w:rPr>
        <w:instrText xml:space="preserve"> HYPERLINK \l "_Toc2757555" </w:instrText>
      </w:r>
      <w:r>
        <w:rPr>
          <w:rStyle w:val="18"/>
          <w:rFonts w:ascii="Times New Roman" w:hAnsi="Times New Roman" w:cs="Times New Roman"/>
          <w:rPrChange w:id="134" w:author="juku" w:date="2019-03-18T19:04:00Z">
            <w:rPr/>
          </w:rPrChange>
        </w:rPr>
        <w:fldChar w:fldCharType="separate"/>
      </w:r>
      <w:r>
        <w:rPr>
          <w:rStyle w:val="18"/>
          <w:rFonts w:ascii="Times New Roman" w:hAnsi="Times New Roman" w:cs="Times New Roman"/>
        </w:rPr>
        <w:t>4.1</w:t>
      </w:r>
      <w:r>
        <w:rPr>
          <w:rFonts w:ascii="Times New Roman" w:hAnsi="Times New Roman" w:cs="Times New Roman"/>
          <w:sz w:val="21"/>
          <w:szCs w:val="22"/>
          <w:rPrChange w:id="135" w:author="juku" w:date="2019-03-18T19:04:00Z">
            <w:rPr>
              <w:sz w:val="21"/>
              <w:szCs w:val="22"/>
            </w:rPr>
          </w:rPrChange>
        </w:rPr>
        <w:tab/>
      </w:r>
      <w:r>
        <w:rPr>
          <w:rStyle w:val="18"/>
          <w:rFonts w:hint="eastAsia" w:ascii="Times New Roman" w:hAnsi="Times New Roman" w:cs="Times New Roman"/>
        </w:rPr>
        <w:t>软件能力</w:t>
      </w:r>
      <w:r>
        <w:rPr>
          <w:rFonts w:ascii="Times New Roman" w:hAnsi="Times New Roman" w:cs="Times New Roman"/>
          <w:rPrChange w:id="136" w:author="juku" w:date="2019-03-18T19:04:00Z">
            <w:rPr/>
          </w:rPrChange>
        </w:rPr>
        <w:tab/>
      </w:r>
      <w:r>
        <w:rPr>
          <w:rFonts w:ascii="Times New Roman" w:hAnsi="Times New Roman" w:cs="Times New Roman"/>
          <w:rPrChange w:id="137" w:author="juku" w:date="2019-03-18T19:04:00Z">
            <w:rPr/>
          </w:rPrChange>
        </w:rPr>
        <w:fldChar w:fldCharType="begin"/>
      </w:r>
      <w:r>
        <w:rPr>
          <w:rFonts w:ascii="Times New Roman" w:hAnsi="Times New Roman" w:cs="Times New Roman"/>
          <w:rPrChange w:id="138" w:author="juku" w:date="2019-03-18T19:04:00Z">
            <w:rPr/>
          </w:rPrChange>
        </w:rPr>
        <w:instrText xml:space="preserve"> PAGEREF _Toc2757555 \h </w:instrText>
      </w:r>
      <w:r>
        <w:rPr>
          <w:rFonts w:ascii="Times New Roman" w:hAnsi="Times New Roman" w:cs="Times New Roman"/>
          <w:rPrChange w:id="139" w:author="juku" w:date="2019-03-18T19:04:00Z">
            <w:rPr/>
          </w:rPrChange>
        </w:rPr>
        <w:fldChar w:fldCharType="separate"/>
      </w:r>
      <w:ins w:id="140" w:author="juku" w:date="2019-03-07T00:17:00Z">
        <w:r>
          <w:rPr>
            <w:rFonts w:ascii="Times New Roman" w:hAnsi="Times New Roman" w:cs="Times New Roman"/>
            <w:rPrChange w:id="141" w:author="juku" w:date="2019-03-18T19:04:00Z">
              <w:rPr/>
            </w:rPrChange>
          </w:rPr>
          <w:t>22</w:t>
        </w:r>
      </w:ins>
      <w:del w:id="142" w:author="juku" w:date="2019-03-07T00:17:00Z">
        <w:r>
          <w:rPr>
            <w:rFonts w:ascii="Times New Roman" w:hAnsi="Times New Roman" w:cs="Times New Roman"/>
            <w:rPrChange w:id="143" w:author="juku" w:date="2019-03-18T19:04:00Z">
              <w:rPr/>
            </w:rPrChange>
          </w:rPr>
          <w:delText>20</w:delText>
        </w:r>
      </w:del>
      <w:r>
        <w:rPr>
          <w:rFonts w:ascii="Times New Roman" w:hAnsi="Times New Roman" w:cs="Times New Roman"/>
          <w:rPrChange w:id="144" w:author="juku" w:date="2019-03-18T19:04:00Z">
            <w:rPr/>
          </w:rPrChange>
        </w:rPr>
        <w:fldChar w:fldCharType="end"/>
      </w:r>
      <w:r>
        <w:rPr>
          <w:rFonts w:ascii="Times New Roman" w:hAnsi="Times New Roman" w:cs="Times New Roman"/>
          <w:rPrChange w:id="145" w:author="juku" w:date="2019-03-18T19:04:00Z">
            <w:rPr/>
          </w:rPrChange>
        </w:rPr>
        <w:fldChar w:fldCharType="end"/>
      </w:r>
    </w:p>
    <w:p>
      <w:pPr>
        <w:pStyle w:val="7"/>
        <w:tabs>
          <w:tab w:val="left" w:pos="1470"/>
          <w:tab w:val="right" w:leader="dot" w:pos="8296"/>
        </w:tabs>
        <w:ind w:left="960"/>
        <w:rPr>
          <w:rFonts w:ascii="Times New Roman" w:hAnsi="Times New Roman" w:cs="Times New Roman"/>
          <w:sz w:val="21"/>
          <w:szCs w:val="22"/>
          <w:rPrChange w:id="146" w:author="juku" w:date="2019-03-18T19:04:00Z">
            <w:rPr>
              <w:sz w:val="21"/>
              <w:szCs w:val="22"/>
            </w:rPr>
          </w:rPrChange>
        </w:rPr>
      </w:pPr>
      <w:r>
        <w:rPr>
          <w:rStyle w:val="18"/>
          <w:rFonts w:ascii="Times New Roman" w:hAnsi="Times New Roman" w:cs="Times New Roman"/>
        </w:rPr>
        <w:fldChar w:fldCharType="begin"/>
      </w:r>
      <w:r>
        <w:rPr>
          <w:rStyle w:val="18"/>
          <w:rFonts w:ascii="Times New Roman" w:hAnsi="Times New Roman" w:cs="Times New Roman"/>
        </w:rPr>
        <w:instrText xml:space="preserve"> HYPERLINK \l "_Toc2757556" </w:instrText>
      </w:r>
      <w:r>
        <w:rPr>
          <w:rStyle w:val="18"/>
          <w:rFonts w:ascii="Times New Roman" w:hAnsi="Times New Roman" w:cs="Times New Roman"/>
          <w:rPrChange w:id="147" w:author="juku" w:date="2019-03-18T19:04:00Z">
            <w:rPr/>
          </w:rPrChange>
        </w:rPr>
        <w:fldChar w:fldCharType="separate"/>
      </w:r>
      <w:r>
        <w:rPr>
          <w:rStyle w:val="18"/>
          <w:rFonts w:ascii="Times New Roman" w:hAnsi="Times New Roman" w:cs="Times New Roman"/>
        </w:rPr>
        <w:t>4.2</w:t>
      </w:r>
      <w:r>
        <w:rPr>
          <w:rFonts w:ascii="Times New Roman" w:hAnsi="Times New Roman" w:cs="Times New Roman"/>
          <w:sz w:val="21"/>
          <w:szCs w:val="22"/>
          <w:rPrChange w:id="148" w:author="juku" w:date="2019-03-18T19:04:00Z">
            <w:rPr>
              <w:sz w:val="21"/>
              <w:szCs w:val="22"/>
            </w:rPr>
          </w:rPrChange>
        </w:rPr>
        <w:tab/>
      </w:r>
      <w:r>
        <w:rPr>
          <w:rStyle w:val="18"/>
          <w:rFonts w:hint="eastAsia" w:ascii="Times New Roman" w:hAnsi="Times New Roman" w:cs="Times New Roman"/>
        </w:rPr>
        <w:t>缺陷与限制</w:t>
      </w:r>
      <w:r>
        <w:rPr>
          <w:rFonts w:ascii="Times New Roman" w:hAnsi="Times New Roman" w:cs="Times New Roman"/>
          <w:rPrChange w:id="149" w:author="juku" w:date="2019-03-18T19:04:00Z">
            <w:rPr/>
          </w:rPrChange>
        </w:rPr>
        <w:tab/>
      </w:r>
      <w:r>
        <w:rPr>
          <w:rFonts w:ascii="Times New Roman" w:hAnsi="Times New Roman" w:cs="Times New Roman"/>
          <w:rPrChange w:id="150" w:author="juku" w:date="2019-03-18T19:04:00Z">
            <w:rPr/>
          </w:rPrChange>
        </w:rPr>
        <w:fldChar w:fldCharType="begin"/>
      </w:r>
      <w:r>
        <w:rPr>
          <w:rFonts w:ascii="Times New Roman" w:hAnsi="Times New Roman" w:cs="Times New Roman"/>
          <w:rPrChange w:id="151" w:author="juku" w:date="2019-03-18T19:04:00Z">
            <w:rPr/>
          </w:rPrChange>
        </w:rPr>
        <w:instrText xml:space="preserve"> PAGEREF _Toc2757556 \h </w:instrText>
      </w:r>
      <w:r>
        <w:rPr>
          <w:rFonts w:ascii="Times New Roman" w:hAnsi="Times New Roman" w:cs="Times New Roman"/>
          <w:rPrChange w:id="152" w:author="juku" w:date="2019-03-18T19:04:00Z">
            <w:rPr/>
          </w:rPrChange>
        </w:rPr>
        <w:fldChar w:fldCharType="separate"/>
      </w:r>
      <w:ins w:id="153" w:author="juku" w:date="2019-03-07T00:17:00Z">
        <w:r>
          <w:rPr>
            <w:rFonts w:ascii="Times New Roman" w:hAnsi="Times New Roman" w:cs="Times New Roman"/>
            <w:rPrChange w:id="154" w:author="juku" w:date="2019-03-18T19:04:00Z">
              <w:rPr/>
            </w:rPrChange>
          </w:rPr>
          <w:t>22</w:t>
        </w:r>
      </w:ins>
      <w:del w:id="155" w:author="juku" w:date="2019-03-07T00:17:00Z">
        <w:r>
          <w:rPr>
            <w:rFonts w:ascii="Times New Roman" w:hAnsi="Times New Roman" w:cs="Times New Roman"/>
            <w:rPrChange w:id="156" w:author="juku" w:date="2019-03-18T19:04:00Z">
              <w:rPr/>
            </w:rPrChange>
          </w:rPr>
          <w:delText>20</w:delText>
        </w:r>
      </w:del>
      <w:r>
        <w:rPr>
          <w:rFonts w:ascii="Times New Roman" w:hAnsi="Times New Roman" w:cs="Times New Roman"/>
          <w:rPrChange w:id="157" w:author="juku" w:date="2019-03-18T19:04:00Z">
            <w:rPr/>
          </w:rPrChange>
        </w:rPr>
        <w:fldChar w:fldCharType="end"/>
      </w:r>
      <w:r>
        <w:rPr>
          <w:rFonts w:ascii="Times New Roman" w:hAnsi="Times New Roman" w:cs="Times New Roman"/>
          <w:rPrChange w:id="158" w:author="juku" w:date="2019-03-18T19:04:00Z">
            <w:rPr/>
          </w:rPrChange>
        </w:rPr>
        <w:fldChar w:fldCharType="end"/>
      </w:r>
    </w:p>
    <w:p>
      <w:pPr>
        <w:pStyle w:val="7"/>
        <w:tabs>
          <w:tab w:val="left" w:pos="1470"/>
          <w:tab w:val="right" w:leader="dot" w:pos="8296"/>
        </w:tabs>
        <w:ind w:left="960"/>
        <w:rPr>
          <w:rFonts w:ascii="Times New Roman" w:hAnsi="Times New Roman" w:cs="Times New Roman"/>
          <w:sz w:val="21"/>
          <w:szCs w:val="22"/>
          <w:rPrChange w:id="159" w:author="juku" w:date="2019-03-18T19:04:00Z">
            <w:rPr>
              <w:sz w:val="21"/>
              <w:szCs w:val="22"/>
            </w:rPr>
          </w:rPrChange>
        </w:rPr>
      </w:pPr>
      <w:r>
        <w:rPr>
          <w:rStyle w:val="18"/>
          <w:rFonts w:ascii="Times New Roman" w:hAnsi="Times New Roman" w:cs="Times New Roman"/>
        </w:rPr>
        <w:fldChar w:fldCharType="begin"/>
      </w:r>
      <w:r>
        <w:rPr>
          <w:rStyle w:val="18"/>
          <w:rFonts w:ascii="Times New Roman" w:hAnsi="Times New Roman" w:cs="Times New Roman"/>
        </w:rPr>
        <w:instrText xml:space="preserve"> HYPERLINK \l "_Toc2757557" </w:instrText>
      </w:r>
      <w:r>
        <w:rPr>
          <w:rStyle w:val="18"/>
          <w:rFonts w:ascii="Times New Roman" w:hAnsi="Times New Roman" w:cs="Times New Roman"/>
          <w:rPrChange w:id="160" w:author="juku" w:date="2019-03-18T19:04:00Z">
            <w:rPr/>
          </w:rPrChange>
        </w:rPr>
        <w:fldChar w:fldCharType="separate"/>
      </w:r>
      <w:r>
        <w:rPr>
          <w:rStyle w:val="18"/>
          <w:rFonts w:ascii="Times New Roman" w:hAnsi="Times New Roman" w:cs="Times New Roman"/>
        </w:rPr>
        <w:t>4.3</w:t>
      </w:r>
      <w:r>
        <w:rPr>
          <w:rFonts w:ascii="Times New Roman" w:hAnsi="Times New Roman" w:cs="Times New Roman"/>
          <w:sz w:val="21"/>
          <w:szCs w:val="22"/>
          <w:rPrChange w:id="161" w:author="juku" w:date="2019-03-18T19:04:00Z">
            <w:rPr>
              <w:sz w:val="21"/>
              <w:szCs w:val="22"/>
            </w:rPr>
          </w:rPrChange>
        </w:rPr>
        <w:tab/>
      </w:r>
      <w:r>
        <w:rPr>
          <w:rStyle w:val="18"/>
          <w:rFonts w:hint="eastAsia" w:ascii="Times New Roman" w:hAnsi="Times New Roman" w:cs="Times New Roman"/>
        </w:rPr>
        <w:t>建议</w:t>
      </w:r>
      <w:r>
        <w:rPr>
          <w:rFonts w:ascii="Times New Roman" w:hAnsi="Times New Roman" w:cs="Times New Roman"/>
          <w:rPrChange w:id="162" w:author="juku" w:date="2019-03-18T19:04:00Z">
            <w:rPr/>
          </w:rPrChange>
        </w:rPr>
        <w:tab/>
      </w:r>
      <w:r>
        <w:rPr>
          <w:rFonts w:ascii="Times New Roman" w:hAnsi="Times New Roman" w:cs="Times New Roman"/>
          <w:rPrChange w:id="163" w:author="juku" w:date="2019-03-18T19:04:00Z">
            <w:rPr/>
          </w:rPrChange>
        </w:rPr>
        <w:fldChar w:fldCharType="begin"/>
      </w:r>
      <w:r>
        <w:rPr>
          <w:rFonts w:ascii="Times New Roman" w:hAnsi="Times New Roman" w:cs="Times New Roman"/>
          <w:rPrChange w:id="164" w:author="juku" w:date="2019-03-18T19:04:00Z">
            <w:rPr/>
          </w:rPrChange>
        </w:rPr>
        <w:instrText xml:space="preserve"> PAGEREF _Toc2757557 \h </w:instrText>
      </w:r>
      <w:r>
        <w:rPr>
          <w:rFonts w:ascii="Times New Roman" w:hAnsi="Times New Roman" w:cs="Times New Roman"/>
          <w:rPrChange w:id="165" w:author="juku" w:date="2019-03-18T19:04:00Z">
            <w:rPr/>
          </w:rPrChange>
        </w:rPr>
        <w:fldChar w:fldCharType="separate"/>
      </w:r>
      <w:ins w:id="166" w:author="juku" w:date="2019-03-07T00:17:00Z">
        <w:r>
          <w:rPr>
            <w:rFonts w:ascii="Times New Roman" w:hAnsi="Times New Roman" w:cs="Times New Roman"/>
            <w:rPrChange w:id="167" w:author="juku" w:date="2019-03-18T19:04:00Z">
              <w:rPr/>
            </w:rPrChange>
          </w:rPr>
          <w:t>22</w:t>
        </w:r>
      </w:ins>
      <w:del w:id="168" w:author="juku" w:date="2019-03-07T00:17:00Z">
        <w:r>
          <w:rPr>
            <w:rFonts w:ascii="Times New Roman" w:hAnsi="Times New Roman" w:cs="Times New Roman"/>
            <w:rPrChange w:id="169" w:author="juku" w:date="2019-03-18T19:04:00Z">
              <w:rPr/>
            </w:rPrChange>
          </w:rPr>
          <w:delText>20</w:delText>
        </w:r>
      </w:del>
      <w:r>
        <w:rPr>
          <w:rFonts w:ascii="Times New Roman" w:hAnsi="Times New Roman" w:cs="Times New Roman"/>
          <w:rPrChange w:id="170" w:author="juku" w:date="2019-03-18T19:04:00Z">
            <w:rPr/>
          </w:rPrChange>
        </w:rPr>
        <w:fldChar w:fldCharType="end"/>
      </w:r>
      <w:r>
        <w:rPr>
          <w:rFonts w:ascii="Times New Roman" w:hAnsi="Times New Roman" w:cs="Times New Roman"/>
          <w:rPrChange w:id="171" w:author="juku" w:date="2019-03-18T19:04:00Z">
            <w:rPr/>
          </w:rPrChange>
        </w:rPr>
        <w:fldChar w:fldCharType="end"/>
      </w:r>
    </w:p>
    <w:p>
      <w:pPr>
        <w:pStyle w:val="7"/>
        <w:tabs>
          <w:tab w:val="left" w:pos="1470"/>
          <w:tab w:val="right" w:leader="dot" w:pos="8296"/>
        </w:tabs>
        <w:ind w:left="960"/>
        <w:rPr>
          <w:rFonts w:ascii="Times New Roman" w:hAnsi="Times New Roman" w:cs="Times New Roman"/>
          <w:sz w:val="21"/>
          <w:szCs w:val="22"/>
          <w:rPrChange w:id="172" w:author="juku" w:date="2019-03-18T19:04:00Z">
            <w:rPr>
              <w:sz w:val="21"/>
              <w:szCs w:val="22"/>
            </w:rPr>
          </w:rPrChange>
        </w:rPr>
      </w:pPr>
      <w:r>
        <w:rPr>
          <w:rStyle w:val="18"/>
          <w:rFonts w:ascii="Times New Roman" w:hAnsi="Times New Roman" w:cs="Times New Roman"/>
        </w:rPr>
        <w:fldChar w:fldCharType="begin"/>
      </w:r>
      <w:r>
        <w:rPr>
          <w:rStyle w:val="18"/>
          <w:rFonts w:ascii="Times New Roman" w:hAnsi="Times New Roman" w:cs="Times New Roman"/>
        </w:rPr>
        <w:instrText xml:space="preserve"> HYPERLINK \l "_Toc2757558" </w:instrText>
      </w:r>
      <w:r>
        <w:rPr>
          <w:rStyle w:val="18"/>
          <w:rFonts w:ascii="Times New Roman" w:hAnsi="Times New Roman" w:cs="Times New Roman"/>
          <w:rPrChange w:id="173" w:author="juku" w:date="2019-03-18T19:04:00Z">
            <w:rPr/>
          </w:rPrChange>
        </w:rPr>
        <w:fldChar w:fldCharType="separate"/>
      </w:r>
      <w:r>
        <w:rPr>
          <w:rStyle w:val="18"/>
          <w:rFonts w:ascii="Times New Roman" w:hAnsi="Times New Roman" w:cs="Times New Roman"/>
        </w:rPr>
        <w:t>4.4</w:t>
      </w:r>
      <w:r>
        <w:rPr>
          <w:rFonts w:ascii="Times New Roman" w:hAnsi="Times New Roman" w:cs="Times New Roman"/>
          <w:sz w:val="21"/>
          <w:szCs w:val="22"/>
          <w:rPrChange w:id="174" w:author="juku" w:date="2019-03-18T19:04:00Z">
            <w:rPr>
              <w:sz w:val="21"/>
              <w:szCs w:val="22"/>
            </w:rPr>
          </w:rPrChange>
        </w:rPr>
        <w:tab/>
      </w:r>
      <w:r>
        <w:rPr>
          <w:rStyle w:val="18"/>
          <w:rFonts w:hint="eastAsia" w:ascii="Times New Roman" w:hAnsi="Times New Roman" w:cs="Times New Roman"/>
        </w:rPr>
        <w:t>测试结论</w:t>
      </w:r>
      <w:r>
        <w:rPr>
          <w:rFonts w:ascii="Times New Roman" w:hAnsi="Times New Roman" w:cs="Times New Roman"/>
          <w:rPrChange w:id="175" w:author="juku" w:date="2019-03-18T19:04:00Z">
            <w:rPr/>
          </w:rPrChange>
        </w:rPr>
        <w:tab/>
      </w:r>
      <w:r>
        <w:rPr>
          <w:rFonts w:ascii="Times New Roman" w:hAnsi="Times New Roman" w:cs="Times New Roman"/>
          <w:rPrChange w:id="176" w:author="juku" w:date="2019-03-18T19:04:00Z">
            <w:rPr/>
          </w:rPrChange>
        </w:rPr>
        <w:fldChar w:fldCharType="begin"/>
      </w:r>
      <w:r>
        <w:rPr>
          <w:rFonts w:ascii="Times New Roman" w:hAnsi="Times New Roman" w:cs="Times New Roman"/>
          <w:rPrChange w:id="177" w:author="juku" w:date="2019-03-18T19:04:00Z">
            <w:rPr/>
          </w:rPrChange>
        </w:rPr>
        <w:instrText xml:space="preserve"> PAGEREF _Toc2757558 \h </w:instrText>
      </w:r>
      <w:r>
        <w:rPr>
          <w:rFonts w:ascii="Times New Roman" w:hAnsi="Times New Roman" w:cs="Times New Roman"/>
          <w:rPrChange w:id="178" w:author="juku" w:date="2019-03-18T19:04:00Z">
            <w:rPr/>
          </w:rPrChange>
        </w:rPr>
        <w:fldChar w:fldCharType="separate"/>
      </w:r>
      <w:ins w:id="179" w:author="juku" w:date="2019-03-07T00:17:00Z">
        <w:r>
          <w:rPr>
            <w:rFonts w:ascii="Times New Roman" w:hAnsi="Times New Roman" w:cs="Times New Roman"/>
            <w:rPrChange w:id="180" w:author="juku" w:date="2019-03-18T19:04:00Z">
              <w:rPr/>
            </w:rPrChange>
          </w:rPr>
          <w:t>22</w:t>
        </w:r>
      </w:ins>
      <w:del w:id="181" w:author="juku" w:date="2019-03-07T00:17:00Z">
        <w:r>
          <w:rPr>
            <w:rFonts w:ascii="Times New Roman" w:hAnsi="Times New Roman" w:cs="Times New Roman"/>
            <w:rPrChange w:id="182" w:author="juku" w:date="2019-03-18T19:04:00Z">
              <w:rPr/>
            </w:rPrChange>
          </w:rPr>
          <w:delText>20</w:delText>
        </w:r>
      </w:del>
      <w:r>
        <w:rPr>
          <w:rFonts w:ascii="Times New Roman" w:hAnsi="Times New Roman" w:cs="Times New Roman"/>
          <w:rPrChange w:id="183" w:author="juku" w:date="2019-03-18T19:04:00Z">
            <w:rPr/>
          </w:rPrChange>
        </w:rPr>
        <w:fldChar w:fldCharType="end"/>
      </w:r>
      <w:r>
        <w:rPr>
          <w:rFonts w:ascii="Times New Roman" w:hAnsi="Times New Roman" w:cs="Times New Roman"/>
          <w:rPrChange w:id="184" w:author="juku" w:date="2019-03-18T19:04:00Z">
            <w:rPr/>
          </w:rPrChange>
        </w:rPr>
        <w:fldChar w:fldCharType="end"/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>
      <w:pPr>
        <w:pStyle w:val="3"/>
        <w:numPr>
          <w:ilvl w:val="0"/>
          <w:numId w:val="2"/>
        </w:numPr>
        <w:rPr>
          <w:rFonts w:ascii="Times New Roman" w:hAnsi="Times New Roman" w:cs="Times New Roman"/>
        </w:rPr>
      </w:pPr>
      <w:bookmarkStart w:id="0" w:name="_Toc2757545"/>
      <w:r>
        <w:rPr>
          <w:rFonts w:hint="eastAsia" w:ascii="Times New Roman" w:hAnsi="Times New Roman" w:cs="Times New Roman"/>
        </w:rPr>
        <w:t>概述</w:t>
      </w:r>
      <w:bookmarkEnd w:id="0"/>
    </w:p>
    <w:p>
      <w:pPr>
        <w:pStyle w:val="4"/>
        <w:numPr>
          <w:ilvl w:val="1"/>
          <w:numId w:val="2"/>
        </w:numPr>
        <w:ind w:left="567" w:hanging="425"/>
        <w:rPr>
          <w:rFonts w:ascii="Times New Roman" w:hAnsi="Times New Roman" w:cs="Times New Roman"/>
        </w:rPr>
      </w:pPr>
      <w:bookmarkStart w:id="1" w:name="_Toc2757546"/>
      <w:r>
        <w:rPr>
          <w:rFonts w:hint="eastAsia" w:ascii="Times New Roman" w:hAnsi="Times New Roman" w:cs="Times New Roman"/>
        </w:rPr>
        <w:t>编写目的</w:t>
      </w:r>
      <w:bookmarkEnd w:id="1"/>
    </w:p>
    <w:p>
      <w:pPr>
        <w:pStyle w:val="23"/>
        <w:adjustRightInd w:val="0"/>
        <w:snapToGrid w:val="0"/>
        <w:spacing w:before="156" w:beforeLines="50"/>
        <w:ind w:left="425" w:firstLine="0" w:firstLineChars="0"/>
        <w:rPr>
          <w:rFonts w:ascii="Times New Roman" w:hAnsi="Times New Roman" w:cs="Times New Roman"/>
          <w:color w:val="FF0000"/>
          <w:kern w:val="0"/>
          <w:lang w:val="zh-CN"/>
        </w:rPr>
      </w:pPr>
      <w:r>
        <w:rPr>
          <w:rFonts w:ascii="Times New Roman" w:hAnsi="Times New Roman" w:cs="Times New Roman"/>
          <w:color w:val="FF0000"/>
          <w:kern w:val="0"/>
          <w:lang w:val="zh-CN"/>
        </w:rPr>
        <w:t>[</w:t>
      </w:r>
      <w:r>
        <w:rPr>
          <w:rFonts w:hint="eastAsia" w:ascii="Times New Roman" w:hAnsi="Times New Roman" w:cs="Times New Roman"/>
          <w:color w:val="FF0000"/>
          <w:kern w:val="0"/>
          <w:lang w:val="zh-CN"/>
        </w:rPr>
        <w:t>阐明编写测试大纲的目的及其指明读者对象。</w:t>
      </w:r>
      <w:r>
        <w:rPr>
          <w:rFonts w:ascii="Times New Roman" w:hAnsi="Times New Roman" w:cs="Times New Roman"/>
          <w:color w:val="FF0000"/>
          <w:kern w:val="0"/>
          <w:lang w:val="zh-CN"/>
        </w:rPr>
        <w:t>]</w:t>
      </w:r>
    </w:p>
    <w:p>
      <w:pPr>
        <w:pStyle w:val="23"/>
        <w:adjustRightInd w:val="0"/>
        <w:snapToGrid w:val="0"/>
        <w:spacing w:before="156" w:beforeLines="50"/>
        <w:ind w:left="425" w:firstLine="0" w:firstLineChars="0"/>
        <w:rPr>
          <w:rFonts w:ascii="Times New Roman" w:hAnsi="Times New Roman" w:cs="Times New Roman"/>
          <w:kern w:val="0"/>
        </w:rPr>
      </w:pPr>
      <w:r>
        <w:rPr>
          <w:rFonts w:hint="eastAsia" w:ascii="Times New Roman" w:hAnsi="Times New Roman" w:cs="Times New Roman"/>
          <w:kern w:val="0"/>
        </w:rPr>
        <w:t>本测试报告目的在于总结测试阶段的测试情况及分析测试结构，描述系统</w:t>
      </w:r>
    </w:p>
    <w:p>
      <w:pPr>
        <w:pStyle w:val="23"/>
        <w:adjustRightInd w:val="0"/>
        <w:snapToGrid w:val="0"/>
        <w:spacing w:before="156" w:beforeLines="50"/>
        <w:ind w:firstLine="0" w:firstLineChars="0"/>
        <w:rPr>
          <w:rFonts w:ascii="Times New Roman" w:hAnsi="Times New Roman" w:cs="Times New Roman"/>
          <w:kern w:val="0"/>
        </w:rPr>
      </w:pPr>
      <w:r>
        <w:rPr>
          <w:rFonts w:hint="eastAsia" w:ascii="Times New Roman" w:hAnsi="Times New Roman" w:cs="Times New Roman"/>
          <w:kern w:val="0"/>
        </w:rPr>
        <w:t>是否符合用户需求，是否达到用户预期的功能目标，并对测试质量进行分析。</w:t>
      </w:r>
    </w:p>
    <w:p>
      <w:pPr>
        <w:pStyle w:val="23"/>
        <w:adjustRightInd w:val="0"/>
        <w:snapToGrid w:val="0"/>
        <w:spacing w:before="156" w:beforeLines="50"/>
        <w:ind w:firstLine="480"/>
        <w:rPr>
          <w:rFonts w:ascii="Times New Roman" w:hAnsi="Times New Roman" w:cs="Times New Roman"/>
          <w:kern w:val="0"/>
        </w:rPr>
      </w:pPr>
      <w:r>
        <w:rPr>
          <w:rFonts w:hint="eastAsia" w:ascii="Times New Roman" w:hAnsi="Times New Roman" w:cs="Times New Roman"/>
          <w:kern w:val="0"/>
        </w:rPr>
        <w:t>测试报告参考文档提供给用户、测试人员、开发人员、项目管理者，其它管理人员和需要阅读本报告的其余人。</w:t>
      </w:r>
    </w:p>
    <w:p>
      <w:pPr>
        <w:pStyle w:val="4"/>
        <w:numPr>
          <w:ilvl w:val="1"/>
          <w:numId w:val="2"/>
        </w:numPr>
        <w:ind w:left="567" w:hanging="425"/>
        <w:rPr>
          <w:rFonts w:ascii="Times New Roman" w:hAnsi="Times New Roman" w:cs="Times New Roman"/>
        </w:rPr>
      </w:pPr>
      <w:bookmarkStart w:id="2" w:name="_Toc2757547"/>
      <w:r>
        <w:rPr>
          <w:rFonts w:hint="eastAsia" w:ascii="Times New Roman" w:hAnsi="Times New Roman" w:cs="Times New Roman"/>
        </w:rPr>
        <w:t>参考资料</w:t>
      </w:r>
      <w:bookmarkEnd w:id="2"/>
    </w:p>
    <w:p>
      <w:pPr>
        <w:ind w:left="567"/>
        <w:rPr>
          <w:rFonts w:ascii="Times New Roman" w:hAnsi="Times New Roman" w:cs="Times New Roman"/>
          <w:color w:val="FF0000"/>
          <w:kern w:val="0"/>
          <w:szCs w:val="28"/>
          <w:lang w:val="zh-CN"/>
        </w:rPr>
      </w:pPr>
      <w:r>
        <w:rPr>
          <w:rFonts w:ascii="Times New Roman" w:hAnsi="Times New Roman" w:cs="Times New Roman"/>
          <w:color w:val="FF0000"/>
          <w:kern w:val="0"/>
          <w:szCs w:val="28"/>
          <w:lang w:val="zh-CN"/>
        </w:rPr>
        <w:t>[</w:t>
      </w:r>
      <w:r>
        <w:rPr>
          <w:rFonts w:hint="eastAsia" w:ascii="Times New Roman" w:hAnsi="Times New Roman" w:cs="Times New Roman"/>
          <w:color w:val="FF0000"/>
          <w:kern w:val="0"/>
          <w:szCs w:val="28"/>
          <w:lang w:val="zh-CN"/>
        </w:rPr>
        <w:t>本小节应完整列出此</w:t>
      </w:r>
      <w:r>
        <w:rPr>
          <w:rFonts w:hint="eastAsia" w:ascii="Times New Roman" w:hAnsi="Times New Roman" w:cs="Times New Roman"/>
          <w:color w:val="FF0000"/>
          <w:kern w:val="0"/>
          <w:lang w:val="zh-CN"/>
        </w:rPr>
        <w:t>测试大纲</w:t>
      </w:r>
      <w:r>
        <w:rPr>
          <w:rFonts w:hint="eastAsia" w:ascii="Times New Roman" w:hAnsi="Times New Roman" w:cs="Times New Roman"/>
          <w:color w:val="FF0000"/>
          <w:kern w:val="0"/>
          <w:szCs w:val="28"/>
          <w:lang w:val="zh-CN"/>
        </w:rPr>
        <w:t>中其他部分所引用的任何文档。</w:t>
      </w:r>
      <w:r>
        <w:rPr>
          <w:rFonts w:ascii="Times New Roman" w:hAnsi="Times New Roman" w:cs="Times New Roman"/>
          <w:color w:val="FF0000"/>
          <w:kern w:val="0"/>
          <w:szCs w:val="28"/>
          <w:lang w:val="zh-CN"/>
        </w:rPr>
        <w:t>]</w:t>
      </w:r>
    </w:p>
    <w:p>
      <w:pPr>
        <w:pStyle w:val="31"/>
        <w:ind w:firstLine="0" w:firstLineChars="0"/>
        <w:rPr>
          <w:rFonts w:ascii="Times New Roman" w:hAnsi="Times New Roman" w:cs="Times New Roman"/>
          <w:kern w:val="0"/>
        </w:rPr>
      </w:pPr>
      <w:r>
        <w:rPr>
          <w:rFonts w:hint="eastAsia" w:ascii="Times New Roman" w:hAnsi="Times New Roman" w:cs="Times New Roman"/>
          <w:kern w:val="0"/>
        </w:rPr>
        <w:t>《系统虚拟化》：英特尔开源软件技术中心</w:t>
      </w:r>
      <w:r>
        <w:rPr>
          <w:rFonts w:ascii="Times New Roman" w:hAnsi="Times New Roman" w:cs="Times New Roman"/>
          <w:kern w:val="0"/>
        </w:rPr>
        <w:t xml:space="preserve">. </w:t>
      </w:r>
      <w:r>
        <w:rPr>
          <w:rFonts w:hint="eastAsia" w:ascii="Times New Roman" w:hAnsi="Times New Roman" w:cs="Times New Roman"/>
          <w:kern w:val="0"/>
        </w:rPr>
        <w:t>系统虚拟化</w:t>
      </w:r>
      <w:r>
        <w:rPr>
          <w:rFonts w:ascii="Times New Roman" w:hAnsi="Times New Roman" w:cs="Times New Roman"/>
          <w:kern w:val="0"/>
        </w:rPr>
        <w:t xml:space="preserve">[M]. </w:t>
      </w:r>
      <w:r>
        <w:rPr>
          <w:rFonts w:hint="eastAsia" w:ascii="Times New Roman" w:hAnsi="Times New Roman" w:cs="Times New Roman"/>
          <w:kern w:val="0"/>
        </w:rPr>
        <w:t>清华大学出版社</w:t>
      </w:r>
      <w:r>
        <w:rPr>
          <w:rFonts w:ascii="Times New Roman" w:hAnsi="Times New Roman" w:cs="Times New Roman"/>
          <w:kern w:val="0"/>
        </w:rPr>
        <w:t>, 2009.</w:t>
      </w:r>
    </w:p>
    <w:p>
      <w:pPr>
        <w:pStyle w:val="31"/>
        <w:ind w:firstLine="0" w:firstLineChars="0"/>
        <w:rPr>
          <w:rFonts w:ascii="Times New Roman" w:hAnsi="Times New Roman" w:cs="Times New Roman"/>
          <w:kern w:val="0"/>
        </w:rPr>
      </w:pPr>
      <w:r>
        <w:rPr>
          <w:rFonts w:hint="eastAsia" w:ascii="Times New Roman" w:hAnsi="Times New Roman" w:cs="Times New Roman"/>
          <w:kern w:val="0"/>
        </w:rPr>
        <w:t>《软件工程导论》：摩尔</w:t>
      </w:r>
      <w:r>
        <w:rPr>
          <w:rFonts w:ascii="Times New Roman" w:hAnsi="Times New Roman" w:cs="Times New Roman"/>
          <w:kern w:val="0"/>
        </w:rPr>
        <w:t xml:space="preserve">, R) </w:t>
      </w:r>
      <w:r>
        <w:rPr>
          <w:rFonts w:hint="eastAsia" w:ascii="Times New Roman" w:hAnsi="Times New Roman" w:cs="Times New Roman"/>
          <w:kern w:val="0"/>
        </w:rPr>
        <w:t>著</w:t>
      </w:r>
      <w:r>
        <w:rPr>
          <w:rFonts w:ascii="Times New Roman" w:hAnsi="Times New Roman" w:cs="Times New Roman"/>
          <w:kern w:val="0"/>
        </w:rPr>
        <w:t xml:space="preserve">, </w:t>
      </w:r>
      <w:r>
        <w:rPr>
          <w:rFonts w:hint="eastAsia" w:ascii="Times New Roman" w:hAnsi="Times New Roman" w:cs="Times New Roman"/>
          <w:kern w:val="0"/>
        </w:rPr>
        <w:t>马振晗</w:t>
      </w:r>
      <w:r>
        <w:rPr>
          <w:rFonts w:ascii="Times New Roman" w:hAnsi="Times New Roman" w:cs="Times New Roman"/>
          <w:kern w:val="0"/>
        </w:rPr>
        <w:t>,</w:t>
      </w:r>
      <w:r>
        <w:rPr>
          <w:rFonts w:hint="eastAsia" w:ascii="Times New Roman" w:hAnsi="Times New Roman" w:cs="Times New Roman"/>
          <w:kern w:val="0"/>
        </w:rPr>
        <w:t>等</w:t>
      </w:r>
      <w:r>
        <w:rPr>
          <w:rFonts w:ascii="Times New Roman" w:hAnsi="Times New Roman" w:cs="Times New Roman"/>
          <w:kern w:val="0"/>
        </w:rPr>
        <w:t xml:space="preserve">. </w:t>
      </w:r>
      <w:r>
        <w:rPr>
          <w:rFonts w:hint="eastAsia" w:ascii="Times New Roman" w:hAnsi="Times New Roman" w:cs="Times New Roman"/>
          <w:kern w:val="0"/>
        </w:rPr>
        <w:t>软件工程导论</w:t>
      </w:r>
      <w:r>
        <w:rPr>
          <w:rFonts w:ascii="Times New Roman" w:hAnsi="Times New Roman" w:cs="Times New Roman"/>
          <w:kern w:val="0"/>
        </w:rPr>
        <w:t xml:space="preserve">: </w:t>
      </w:r>
      <w:r>
        <w:rPr>
          <w:rFonts w:hint="eastAsia" w:ascii="Times New Roman" w:hAnsi="Times New Roman" w:cs="Times New Roman"/>
          <w:kern w:val="0"/>
        </w:rPr>
        <w:t>第</w:t>
      </w:r>
      <w:r>
        <w:rPr>
          <w:rFonts w:ascii="Times New Roman" w:hAnsi="Times New Roman" w:cs="Times New Roman"/>
          <w:kern w:val="0"/>
        </w:rPr>
        <w:t>2</w:t>
      </w:r>
      <w:r>
        <w:rPr>
          <w:rFonts w:hint="eastAsia" w:ascii="Times New Roman" w:hAnsi="Times New Roman" w:cs="Times New Roman"/>
          <w:kern w:val="0"/>
        </w:rPr>
        <w:t>版</w:t>
      </w:r>
      <w:r>
        <w:rPr>
          <w:rFonts w:ascii="Times New Roman" w:hAnsi="Times New Roman" w:cs="Times New Roman"/>
          <w:kern w:val="0"/>
        </w:rPr>
        <w:t xml:space="preserve">[M]. </w:t>
      </w:r>
      <w:r>
        <w:rPr>
          <w:rFonts w:hint="eastAsia" w:ascii="Times New Roman" w:hAnsi="Times New Roman" w:cs="Times New Roman"/>
          <w:kern w:val="0"/>
        </w:rPr>
        <w:t>清华大学出版社</w:t>
      </w:r>
      <w:r>
        <w:rPr>
          <w:rFonts w:ascii="Times New Roman" w:hAnsi="Times New Roman" w:cs="Times New Roman"/>
          <w:kern w:val="0"/>
        </w:rPr>
        <w:t>, 2008.</w:t>
      </w:r>
    </w:p>
    <w:p>
      <w:pPr>
        <w:rPr>
          <w:rFonts w:ascii="Times New Roman" w:hAnsi="Times New Roman" w:cs="Times New Roman"/>
          <w:kern w:val="0"/>
          <w:szCs w:val="28"/>
        </w:rPr>
      </w:pPr>
      <w:r>
        <w:rPr>
          <w:rFonts w:hint="eastAsia" w:ascii="Times New Roman" w:hAnsi="Times New Roman" w:cs="Times New Roman"/>
          <w:kern w:val="0"/>
          <w:szCs w:val="28"/>
        </w:rPr>
        <w:t>《需求说明书》：虚拟机安全套件需求说明书</w:t>
      </w:r>
      <w:r>
        <w:rPr>
          <w:rFonts w:ascii="Times New Roman" w:hAnsi="Times New Roman" w:cs="Times New Roman"/>
          <w:kern w:val="0"/>
          <w:szCs w:val="28"/>
        </w:rPr>
        <w:t>.</w:t>
      </w:r>
    </w:p>
    <w:p>
      <w:pPr>
        <w:rPr>
          <w:rFonts w:ascii="Times New Roman" w:hAnsi="Times New Roman" w:cs="Times New Roman"/>
          <w:kern w:val="0"/>
          <w:szCs w:val="28"/>
        </w:rPr>
      </w:pPr>
      <w:r>
        <w:rPr>
          <w:rFonts w:hint="eastAsia" w:ascii="Times New Roman" w:hAnsi="Times New Roman" w:cs="Times New Roman"/>
          <w:kern w:val="0"/>
          <w:szCs w:val="28"/>
        </w:rPr>
        <w:t>《设计说明书》：虚拟机安全套件设计说明书</w:t>
      </w:r>
      <w:r>
        <w:rPr>
          <w:rFonts w:ascii="Times New Roman" w:hAnsi="Times New Roman" w:cs="Times New Roman"/>
          <w:kern w:val="0"/>
          <w:szCs w:val="28"/>
        </w:rPr>
        <w:t>.</w:t>
      </w:r>
    </w:p>
    <w:p>
      <w:pPr>
        <w:pStyle w:val="3"/>
        <w:numPr>
          <w:ilvl w:val="0"/>
          <w:numId w:val="2"/>
        </w:numPr>
        <w:rPr>
          <w:rFonts w:ascii="Times New Roman" w:hAnsi="Times New Roman" w:cs="Times New Roman"/>
        </w:rPr>
      </w:pPr>
      <w:bookmarkStart w:id="3" w:name="_Toc2757548"/>
      <w:r>
        <w:rPr>
          <w:rFonts w:hint="eastAsia" w:ascii="Times New Roman" w:hAnsi="Times New Roman" w:cs="Times New Roman"/>
        </w:rPr>
        <w:t>测试环境</w:t>
      </w:r>
      <w:bookmarkEnd w:id="3"/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测试需要服务器、多台客户虚拟机、</w:t>
      </w:r>
      <w:r>
        <w:rPr>
          <w:rFonts w:ascii="Times New Roman" w:hAnsi="Times New Roman" w:cs="Times New Roman"/>
        </w:rPr>
        <w:t>VNC viewer</w:t>
      </w:r>
      <w:r>
        <w:rPr>
          <w:rFonts w:hint="eastAsia" w:ascii="Times New Roman" w:hAnsi="Times New Roman" w:cs="Times New Roman"/>
        </w:rPr>
        <w:t>。</w:t>
      </w:r>
    </w:p>
    <w:p>
      <w:pPr>
        <w:rPr>
          <w:rFonts w:ascii="Times New Roman" w:hAnsi="Times New Roman" w:cs="Times New Roman"/>
        </w:rPr>
      </w:pP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23"/>
        <w:gridCol w:w="56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3" w:type="dxa"/>
          </w:tcPr>
          <w:p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资源名称</w:t>
            </w:r>
            <w:r>
              <w:rPr>
                <w:rFonts w:ascii="Times New Roman" w:hAnsi="Times New Roman" w:cs="Times New Roman"/>
              </w:rPr>
              <w:t>/</w:t>
            </w:r>
            <w:r>
              <w:rPr>
                <w:rFonts w:hint="eastAsia" w:ascii="Times New Roman" w:hAnsi="Times New Roman" w:cs="Times New Roman"/>
              </w:rPr>
              <w:t>类型</w:t>
            </w:r>
          </w:p>
        </w:tc>
        <w:tc>
          <w:tcPr>
            <w:tcW w:w="5699" w:type="dxa"/>
          </w:tcPr>
          <w:p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3" w:type="dxa"/>
          </w:tcPr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宿主机</w:t>
            </w:r>
            <w:r>
              <w:rPr>
                <w:rFonts w:ascii="Times New Roman" w:hAnsi="Times New Roman" w:cs="Times New Roman"/>
              </w:rPr>
              <w:t>KVM</w:t>
            </w:r>
          </w:p>
        </w:tc>
        <w:tc>
          <w:tcPr>
            <w:tcW w:w="5699" w:type="dxa"/>
          </w:tcPr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服务器，主频</w:t>
            </w:r>
            <w:r>
              <w:rPr>
                <w:rFonts w:ascii="Times New Roman" w:hAnsi="Times New Roman" w:cs="Times New Roman"/>
              </w:rPr>
              <w:t>2.0GHZ</w:t>
            </w:r>
            <w:r>
              <w:rPr>
                <w:rFonts w:hint="eastAsia" w:ascii="Times New Roman" w:hAnsi="Times New Roman" w:cs="Times New Roman"/>
              </w:rPr>
              <w:t>，硬盘</w:t>
            </w:r>
            <w:r>
              <w:rPr>
                <w:rFonts w:ascii="Times New Roman" w:hAnsi="Times New Roman" w:cs="Times New Roman"/>
              </w:rPr>
              <w:t>1T</w:t>
            </w:r>
            <w:r>
              <w:rPr>
                <w:rFonts w:hint="eastAsia" w:ascii="Times New Roman" w:hAnsi="Times New Roman" w:cs="Times New Roman"/>
              </w:rPr>
              <w:t>，内存</w:t>
            </w:r>
            <w:r>
              <w:rPr>
                <w:rFonts w:ascii="Times New Roman" w:hAnsi="Times New Roman" w:cs="Times New Roman"/>
              </w:rPr>
              <w:t>16G</w:t>
            </w:r>
            <w:r>
              <w:rPr>
                <w:rFonts w:hint="eastAsia" w:ascii="Times New Roman" w:hAnsi="Times New Roman" w:cs="Times New Roman"/>
              </w:rPr>
              <w:t>，</w:t>
            </w:r>
            <w:r>
              <w:rPr>
                <w:rFonts w:ascii="Times New Roman" w:hAnsi="Times New Roman" w:cs="Times New Roman"/>
              </w:rPr>
              <w:t>linux-4.4.1</w:t>
            </w:r>
            <w:r>
              <w:rPr>
                <w:rFonts w:hint="eastAsia" w:ascii="Times New Roman" w:hAnsi="Times New Roman" w:cs="Times New Roman"/>
              </w:rPr>
              <w:t>，</w:t>
            </w:r>
            <w:r>
              <w:rPr>
                <w:rFonts w:ascii="Times New Roman" w:hAnsi="Times New Roman" w:cs="Times New Roman"/>
              </w:rPr>
              <w:t>ubutnu-14.05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3" w:type="dxa"/>
          </w:tcPr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客户机</w:t>
            </w:r>
          </w:p>
        </w:tc>
        <w:tc>
          <w:tcPr>
            <w:tcW w:w="5699" w:type="dxa"/>
          </w:tcPr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内存</w:t>
            </w:r>
            <w:r>
              <w:rPr>
                <w:rFonts w:ascii="Times New Roman" w:hAnsi="Times New Roman" w:cs="Times New Roman"/>
              </w:rPr>
              <w:t>8G</w:t>
            </w:r>
            <w:r>
              <w:rPr>
                <w:rFonts w:hint="eastAsia" w:ascii="Times New Roman" w:hAnsi="Times New Roman" w:cs="Times New Roman"/>
              </w:rPr>
              <w:t>，磁盘大小</w:t>
            </w:r>
            <w:r>
              <w:rPr>
                <w:rFonts w:ascii="Times New Roman" w:hAnsi="Times New Roman" w:cs="Times New Roman"/>
              </w:rPr>
              <w:t>30G</w:t>
            </w:r>
            <w:r>
              <w:rPr>
                <w:rFonts w:hint="eastAsia" w:ascii="Times New Roman" w:hAnsi="Times New Roman" w:cs="Times New Roman"/>
              </w:rPr>
              <w:t>，系统版本</w:t>
            </w:r>
            <w:r>
              <w:rPr>
                <w:rFonts w:ascii="Times New Roman" w:hAnsi="Times New Roman" w:cs="Times New Roman"/>
              </w:rPr>
              <w:t>ubuntu-12.04.5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3" w:type="dxa"/>
          </w:tcPr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VNC viewer</w:t>
            </w:r>
          </w:p>
        </w:tc>
        <w:tc>
          <w:tcPr>
            <w:tcW w:w="5699" w:type="dxa"/>
          </w:tcPr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6.17.1113</w:t>
            </w:r>
            <w:r>
              <w:rPr>
                <w:rFonts w:hint="eastAsia" w:ascii="Times New Roman" w:hAnsi="Times New Roman" w:cs="Times New Roman"/>
              </w:rPr>
              <w:t>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3" w:type="dxa"/>
          </w:tcPr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Libvirt</w:t>
            </w:r>
          </w:p>
        </w:tc>
        <w:tc>
          <w:tcPr>
            <w:tcW w:w="5699" w:type="dxa"/>
          </w:tcPr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3.0.0</w:t>
            </w:r>
            <w:r>
              <w:rPr>
                <w:rFonts w:hint="eastAsia" w:ascii="Times New Roman" w:hAnsi="Times New Roman" w:cs="Times New Roman"/>
              </w:rPr>
              <w:t>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3" w:type="dxa"/>
          </w:tcPr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Qemu</w:t>
            </w:r>
          </w:p>
        </w:tc>
        <w:tc>
          <w:tcPr>
            <w:tcW w:w="5699" w:type="dxa"/>
          </w:tcPr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2.6</w:t>
            </w:r>
            <w:r>
              <w:rPr>
                <w:rFonts w:hint="eastAsia" w:ascii="Times New Roman" w:hAnsi="Times New Roman" w:cs="Times New Roman"/>
              </w:rPr>
              <w:t>版本</w:t>
            </w:r>
          </w:p>
        </w:tc>
      </w:tr>
    </w:tbl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pStyle w:val="3"/>
        <w:numPr>
          <w:ilvl w:val="0"/>
          <w:numId w:val="2"/>
        </w:numPr>
        <w:rPr>
          <w:rFonts w:ascii="Times New Roman" w:hAnsi="Times New Roman" w:cs="Times New Roman"/>
        </w:rPr>
      </w:pPr>
      <w:bookmarkStart w:id="4" w:name="_Toc2757549"/>
      <w:r>
        <w:rPr>
          <w:rFonts w:hint="eastAsia" w:ascii="Times New Roman" w:hAnsi="Times New Roman" w:cs="Times New Roman"/>
        </w:rPr>
        <w:t>测试结果</w:t>
      </w:r>
      <w:bookmarkEnd w:id="4"/>
    </w:p>
    <w:p>
      <w:pPr>
        <w:pStyle w:val="4"/>
        <w:numPr>
          <w:ilvl w:val="1"/>
          <w:numId w:val="2"/>
        </w:numPr>
        <w:ind w:left="567" w:hanging="425"/>
        <w:rPr>
          <w:rFonts w:ascii="Times New Roman" w:hAnsi="Times New Roman" w:cs="Times New Roman"/>
        </w:rPr>
      </w:pPr>
      <w:bookmarkStart w:id="5" w:name="_Toc2757550"/>
      <w:r>
        <w:rPr>
          <w:rFonts w:hint="eastAsia" w:ascii="Times New Roman" w:hAnsi="Times New Roman" w:cs="Times New Roman"/>
        </w:rPr>
        <w:t>功能测试</w:t>
      </w:r>
      <w:bookmarkEnd w:id="5"/>
    </w:p>
    <w:p>
      <w:pPr>
        <w:ind w:firstLine="480" w:firstLine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功能测试涉及</w:t>
      </w:r>
      <w:del w:id="185" w:author="juku" w:date="2019-03-18T19:45:00Z">
        <w:r>
          <w:rPr>
            <w:rFonts w:hint="eastAsia" w:ascii="Times New Roman" w:hAnsi="Times New Roman" w:cs="Times New Roman"/>
          </w:rPr>
          <w:delText>三</w:delText>
        </w:r>
      </w:del>
      <w:ins w:id="186" w:author="juku" w:date="2019-03-18T19:45:00Z">
        <w:r>
          <w:rPr>
            <w:rFonts w:hint="eastAsia" w:ascii="Times New Roman" w:hAnsi="Times New Roman" w:cs="Times New Roman"/>
          </w:rPr>
          <w:t>四个</w:t>
        </w:r>
      </w:ins>
      <w:del w:id="187" w:author="juku" w:date="2019-03-18T19:45:00Z">
        <w:r>
          <w:rPr>
            <w:rFonts w:hint="eastAsia" w:ascii="Times New Roman" w:hAnsi="Times New Roman" w:cs="Times New Roman"/>
          </w:rPr>
          <w:delText>个</w:delText>
        </w:r>
      </w:del>
      <w:r>
        <w:rPr>
          <w:rFonts w:hint="eastAsia" w:ascii="Times New Roman" w:hAnsi="Times New Roman" w:cs="Times New Roman"/>
        </w:rPr>
        <w:t>部分：地址空间隔离、虚拟机与宿主机交互监控、虚拟机地址映射监控</w:t>
      </w:r>
      <w:ins w:id="188" w:author="juku" w:date="2019-03-18T19:44:00Z">
        <w:r>
          <w:rPr>
            <w:rFonts w:hint="eastAsia" w:ascii="Times New Roman" w:hAnsi="Times New Roman" w:cs="Times New Roman"/>
          </w:rPr>
          <w:t>、动态内存标记与跟踪</w:t>
        </w:r>
      </w:ins>
      <w:r>
        <w:rPr>
          <w:rFonts w:hint="eastAsia" w:ascii="Times New Roman" w:hAnsi="Times New Roman" w:cs="Times New Roman"/>
        </w:rPr>
        <w:t>。需要对着</w:t>
      </w:r>
      <w:ins w:id="189" w:author="juku" w:date="2019-03-18T19:45:00Z">
        <w:r>
          <w:rPr>
            <w:rFonts w:hint="eastAsia" w:ascii="Times New Roman" w:hAnsi="Times New Roman" w:cs="Times New Roman"/>
          </w:rPr>
          <w:t>四</w:t>
        </w:r>
      </w:ins>
      <w:del w:id="190" w:author="juku" w:date="2019-03-18T19:45:00Z">
        <w:r>
          <w:rPr>
            <w:rFonts w:hint="eastAsia" w:ascii="Times New Roman" w:hAnsi="Times New Roman" w:cs="Times New Roman"/>
          </w:rPr>
          <w:delText>三</w:delText>
        </w:r>
      </w:del>
      <w:r>
        <w:rPr>
          <w:rFonts w:hint="eastAsia" w:ascii="Times New Roman" w:hAnsi="Times New Roman" w:cs="Times New Roman"/>
        </w:rPr>
        <w:t>个功能模块进行测试，达到一定的功能需求。</w:t>
      </w:r>
    </w:p>
    <w:p>
      <w:pPr>
        <w:pStyle w:val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3.1.1</w:t>
      </w:r>
      <w:r>
        <w:rPr>
          <w:rFonts w:hint="eastAsia" w:ascii="Times New Roman" w:hAnsi="Times New Roman" w:cs="Times New Roman"/>
        </w:rPr>
        <w:t>测试用例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【主要说明测试的步骤及操作】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主要对</w:t>
      </w:r>
      <w:ins w:id="191" w:author="juku" w:date="2019-03-18T19:45:00Z">
        <w:r>
          <w:rPr>
            <w:rFonts w:hint="eastAsia" w:ascii="Times New Roman" w:hAnsi="Times New Roman" w:cs="Times New Roman"/>
          </w:rPr>
          <w:t>四</w:t>
        </w:r>
      </w:ins>
      <w:del w:id="192" w:author="juku" w:date="2019-03-18T19:45:00Z">
        <w:r>
          <w:rPr>
            <w:rFonts w:hint="eastAsia" w:ascii="Times New Roman" w:hAnsi="Times New Roman" w:cs="Times New Roman"/>
          </w:rPr>
          <w:delText>三</w:delText>
        </w:r>
      </w:del>
      <w:r>
        <w:rPr>
          <w:rFonts w:hint="eastAsia" w:ascii="Times New Roman" w:hAnsi="Times New Roman" w:cs="Times New Roman"/>
        </w:rPr>
        <w:t>个功能进行测试。</w:t>
      </w:r>
    </w:p>
    <w:p>
      <w:pPr>
        <w:pStyle w:val="23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地址空间隔离功能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地址空间隔离功能测试方案：在</w:t>
      </w:r>
      <w:ins w:id="193" w:author="juku" w:date="2019-03-06T21:48:00Z">
        <w:r>
          <w:rPr>
            <w:rFonts w:hint="eastAsia" w:ascii="Times New Roman" w:hAnsi="Times New Roman" w:cs="Times New Roman"/>
          </w:rPr>
          <w:t>安全隔离</w:t>
        </w:r>
      </w:ins>
      <w:commentRangeStart w:id="0"/>
      <w:r>
        <w:rPr>
          <w:rFonts w:hint="eastAsia" w:ascii="Times New Roman" w:hAnsi="Times New Roman" w:cs="Times New Roman"/>
        </w:rPr>
        <w:t>地址空间</w:t>
      </w:r>
      <w:commentRangeEnd w:id="0"/>
      <w:r>
        <w:rPr>
          <w:rStyle w:val="19"/>
          <w:rFonts w:ascii="Times New Roman" w:hAnsi="Times New Roman" w:cs="Times New Roman"/>
          <w:rPrChange w:id="194" w:author="juku" w:date="2019-03-18T19:04:00Z">
            <w:rPr>
              <w:rStyle w:val="19"/>
            </w:rPr>
          </w:rPrChange>
        </w:rPr>
        <w:commentReference w:id="0"/>
      </w:r>
      <w:r>
        <w:rPr>
          <w:rFonts w:hint="eastAsia" w:ascii="Times New Roman" w:hAnsi="Times New Roman" w:cs="Times New Roman"/>
        </w:rPr>
        <w:t>中设置新的变量</w:t>
      </w:r>
      <w:r>
        <w:rPr>
          <w:rFonts w:ascii="Times New Roman" w:hAnsi="Times New Roman" w:cs="Times New Roman"/>
        </w:rPr>
        <w:t>variety</w:t>
      </w:r>
      <w:r>
        <w:rPr>
          <w:rFonts w:hint="eastAsia" w:ascii="Times New Roman" w:hAnsi="Times New Roman" w:cs="Times New Roman"/>
        </w:rPr>
        <w:t>，在其</w:t>
      </w:r>
      <w:ins w:id="195" w:author="juku" w:date="2019-03-06T21:49:00Z">
        <w:r>
          <w:rPr>
            <w:rFonts w:hint="eastAsia" w:ascii="Times New Roman" w:hAnsi="Times New Roman" w:cs="Times New Roman"/>
          </w:rPr>
          <w:t>普通</w:t>
        </w:r>
      </w:ins>
      <w:del w:id="196" w:author="juku" w:date="2019-03-06T21:49:00Z">
        <w:r>
          <w:rPr>
            <w:rFonts w:hint="eastAsia" w:ascii="Times New Roman" w:hAnsi="Times New Roman" w:cs="Times New Roman"/>
          </w:rPr>
          <w:delText>余地</w:delText>
        </w:r>
      </w:del>
      <w:ins w:id="197" w:author="juku" w:date="2019-03-06T21:49:00Z">
        <w:r>
          <w:rPr>
            <w:rFonts w:hint="eastAsia" w:ascii="Times New Roman" w:hAnsi="Times New Roman" w:cs="Times New Roman"/>
          </w:rPr>
          <w:t>地</w:t>
        </w:r>
      </w:ins>
      <w:r>
        <w:rPr>
          <w:rFonts w:hint="eastAsia" w:ascii="Times New Roman" w:hAnsi="Times New Roman" w:cs="Times New Roman"/>
        </w:rPr>
        <w:t>址空间中去访问该变量。访问不成功表明该功能成功实现。</w:t>
      </w:r>
      <w:r>
        <w:rPr>
          <w:rFonts w:hint="eastAsia" w:ascii="Times New Roman" w:hAnsi="Times New Roman" w:cs="Times New Roman"/>
          <w:highlight w:val="yellow"/>
        </w:rPr>
        <w:t>该功能主要是保证在新的</w:t>
      </w:r>
      <w:ins w:id="198" w:author="1" w:date="2019-04-01T11:08:17Z">
        <w:r>
          <w:rPr>
            <w:rFonts w:hint="eastAsia" w:ascii="Times New Roman" w:hAnsi="Times New Roman" w:cs="Times New Roman"/>
          </w:rPr>
          <w:t>安全隔离</w:t>
        </w:r>
      </w:ins>
      <w:r>
        <w:rPr>
          <w:rFonts w:hint="eastAsia" w:ascii="Times New Roman" w:hAnsi="Times New Roman" w:cs="Times New Roman"/>
          <w:highlight w:val="yellow"/>
        </w:rPr>
        <w:t>地址空间（安全执行环境）中的变量不能被运行在</w:t>
      </w:r>
      <w:ins w:id="199" w:author="juku" w:date="2019-03-07T00:16:00Z">
        <w:r>
          <w:rPr>
            <w:rFonts w:hint="eastAsia" w:ascii="Times New Roman" w:hAnsi="Times New Roman" w:cs="Times New Roman"/>
            <w:highlight w:val="yellow"/>
          </w:rPr>
          <w:t>普通</w:t>
        </w:r>
      </w:ins>
      <w:del w:id="200" w:author="juku" w:date="2019-03-07T00:16:00Z">
        <w:r>
          <w:rPr>
            <w:rFonts w:hint="eastAsia" w:ascii="Times New Roman" w:hAnsi="Times New Roman" w:cs="Times New Roman"/>
            <w:highlight w:val="yellow"/>
          </w:rPr>
          <w:delText>其余</w:delText>
        </w:r>
      </w:del>
      <w:r>
        <w:rPr>
          <w:rFonts w:hint="eastAsia" w:ascii="Times New Roman" w:hAnsi="Times New Roman" w:cs="Times New Roman"/>
          <w:highlight w:val="yellow"/>
        </w:rPr>
        <w:t>地址空间的进程访问到</w:t>
      </w:r>
      <w:ins w:id="201" w:author="juku" w:date="2019-03-07T00:16:00Z">
        <w:r>
          <w:rPr>
            <w:rFonts w:hint="eastAsia" w:ascii="Times New Roman" w:hAnsi="Times New Roman" w:cs="Times New Roman"/>
            <w:highlight w:val="yellow"/>
          </w:rPr>
          <w:t>，保证空间的隔离性和安全性</w:t>
        </w:r>
      </w:ins>
      <w:r>
        <w:rPr>
          <w:rFonts w:hint="eastAsia" w:ascii="Times New Roman" w:hAnsi="Times New Roman" w:cs="Times New Roman"/>
        </w:rPr>
        <w:t>。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//(add_isolation_test.c)  address isolation space function test</w:t>
            </w:r>
          </w:p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#include &lt;linux/init.h&gt;</w:t>
            </w:r>
          </w:p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#include &lt;linux/module.h&gt;</w:t>
            </w:r>
          </w:p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#include&lt;linux/kernel.h&gt;</w:t>
            </w:r>
          </w:p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</w:p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Static int __init my_init(void)</w:t>
            </w:r>
          </w:p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{</w:t>
            </w:r>
          </w:p>
          <w:p>
            <w:pPr>
              <w:widowControl w:val="0"/>
              <w:ind w:firstLine="360" w:firstLineChars="15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Unsigned long pgd_addr_gate = get_pgd_cp();</w:t>
            </w:r>
          </w:p>
          <w:p>
            <w:pPr>
              <w:widowControl w:val="0"/>
              <w:ind w:firstLine="360" w:firstLineChars="15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Unsigned long oldcr3 = read_cr3();</w:t>
            </w:r>
          </w:p>
          <w:p>
            <w:pPr>
              <w:widowControl w:val="0"/>
              <w:ind w:firstLine="360" w:firstLineChars="15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DISABLE_INT_FIRST();</w:t>
            </w:r>
          </w:p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t>writecr3(__pa(pgd_addr_cp_gate));</w:t>
            </w:r>
          </w:p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t>__flush_tlb_all();</w:t>
            </w:r>
          </w:p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t>DISABLE_INT_SECOND();</w:t>
            </w:r>
          </w:p>
          <w:p>
            <w:pPr>
              <w:widowControl w:val="0"/>
              <w:ind w:firstLine="360" w:firstLineChars="15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unsigned long testaddress = get_zeroed_page(__GFP_HIGHMEM);</w:t>
            </w:r>
          </w:p>
          <w:p>
            <w:pPr>
              <w:widowControl w:val="0"/>
              <w:ind w:firstLine="360" w:firstLineChars="15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ENABLE_INT();</w:t>
            </w:r>
          </w:p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t>__flush_tlb_all();</w:t>
            </w:r>
          </w:p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t>writecr3(oldcr3);</w:t>
            </w:r>
          </w:p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t>__flush_tlb_all();</w:t>
            </w:r>
          </w:p>
          <w:p>
            <w:pPr>
              <w:widowControl w:val="0"/>
              <w:ind w:firstLine="480" w:firstLineChars="20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Printk(“test</w:t>
            </w:r>
            <w:ins w:id="202" w:author="juku" w:date="2019-03-07T00:15:00Z">
              <w:r>
                <w:rPr>
                  <w:rFonts w:ascii="Times New Roman" w:hAnsi="Times New Roman" w:cs="Times New Roman"/>
                </w:rPr>
                <w:t xml:space="preserve"> </w:t>
              </w:r>
            </w:ins>
            <w:r>
              <w:rPr>
                <w:rFonts w:ascii="Times New Roman" w:hAnsi="Times New Roman" w:cs="Times New Roman"/>
              </w:rPr>
              <w:t>addrss is %lx\n,testaddress”);</w:t>
            </w:r>
          </w:p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}</w:t>
            </w:r>
          </w:p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</w:p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Static void __exit my_exit(void)</w:t>
            </w:r>
          </w:p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{</w:t>
            </w:r>
          </w:p>
          <w:p>
            <w:pPr>
              <w:widowControl w:val="0"/>
              <w:ind w:firstLine="480" w:firstLineChars="20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Printk(“This function (address space isolation) test is done!”);</w:t>
            </w:r>
          </w:p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}</w:t>
            </w:r>
          </w:p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Module_init(my_init);</w:t>
            </w:r>
          </w:p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Module_exit(my_exit);</w:t>
            </w:r>
          </w:p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MODULE_LICENSE(“GPL”);</w:t>
            </w:r>
          </w:p>
        </w:tc>
      </w:tr>
    </w:tbl>
    <w:p>
      <w:pPr>
        <w:ind w:firstLine="420"/>
        <w:rPr>
          <w:rFonts w:ascii="Times New Roman" w:hAnsi="Times New Roman" w:cs="Times New Roman"/>
        </w:rPr>
      </w:pP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both"/>
              <w:rPr>
                <w:del w:id="203" w:author="juku" w:date="2019-03-07T00:16:00Z"/>
                <w:rFonts w:ascii="Times New Roman" w:hAnsi="Times New Roman" w:cs="Times New Roman"/>
              </w:rPr>
            </w:pPr>
            <w:del w:id="204" w:author="unknown" w:date="2019-03-06T10:01:00Z">
              <w:r>
                <w:rPr>
                  <w:rFonts w:hint="eastAsia" w:ascii="Times New Roman" w:hAnsi="Times New Roman" w:cs="Times New Roman"/>
                </w:rPr>
                <w:delText>测试结果假设分析</w:delText>
              </w:r>
            </w:del>
            <w:del w:id="205" w:author="juku" w:date="2019-03-07T00:16:00Z">
              <w:r>
                <w:rPr>
                  <w:rFonts w:hint="eastAsia" w:ascii="Times New Roman" w:hAnsi="Times New Roman" w:cs="Times New Roman"/>
                </w:rPr>
                <w:delText>：</w:delText>
              </w:r>
            </w:del>
          </w:p>
          <w:p>
            <w:pPr>
              <w:pStyle w:val="23"/>
              <w:widowControl w:val="0"/>
              <w:numPr>
                <w:ilvl w:val="0"/>
                <w:numId w:val="4"/>
              </w:numPr>
              <w:ind w:left="0" w:firstLine="0" w:firstLineChars="0"/>
              <w:jc w:val="both"/>
              <w:rPr>
                <w:del w:id="207" w:author="unknown" w:date="2019-03-06T10:03:00Z"/>
                <w:rFonts w:ascii="Times New Roman" w:hAnsi="Times New Roman" w:cs="Times New Roman"/>
              </w:rPr>
              <w:pPrChange w:id="206" w:author="juku" w:date="2019-03-07T00:16:00Z">
                <w:pPr>
                  <w:pStyle w:val="23"/>
                  <w:numPr>
                    <w:ilvl w:val="0"/>
                    <w:numId w:val="4"/>
                  </w:numPr>
                  <w:ind w:left="360" w:hanging="360" w:firstLineChars="0"/>
                </w:pPr>
              </w:pPrChange>
            </w:pPr>
            <w:del w:id="208" w:author="unknown" w:date="2019-03-06T10:03:00Z">
              <w:r>
                <w:rPr>
                  <w:rFonts w:hint="eastAsia" w:ascii="Times New Roman" w:hAnsi="Times New Roman" w:cs="Times New Roman"/>
                </w:rPr>
                <w:delText>如果打印结果是：</w:delText>
              </w:r>
            </w:del>
            <w:del w:id="209" w:author="unknown" w:date="2019-03-06T10:03:00Z">
              <w:r>
                <w:rPr>
                  <w:rFonts w:ascii="Times New Roman" w:hAnsi="Times New Roman" w:cs="Times New Roman"/>
                </w:rPr>
                <w:delText xml:space="preserve">testaddress is </w:delText>
              </w:r>
            </w:del>
            <w:del w:id="210" w:author="unknown" w:date="2019-03-06T10:03:00Z">
              <w:r>
                <w:rPr>
                  <w:rFonts w:hint="eastAsia" w:ascii="Times New Roman" w:hAnsi="Times New Roman" w:cs="Times New Roman"/>
                </w:rPr>
                <w:delText>……</w:delText>
              </w:r>
            </w:del>
            <w:del w:id="211" w:author="unknown" w:date="2019-03-06T10:03:00Z">
              <w:r>
                <w:rPr>
                  <w:rFonts w:ascii="Times New Roman" w:hAnsi="Times New Roman" w:cs="Times New Roman"/>
                </w:rPr>
                <w:delText xml:space="preserve">! </w:delText>
              </w:r>
            </w:del>
            <w:del w:id="212" w:author="unknown" w:date="2019-03-06T10:03:00Z">
              <w:r>
                <w:rPr>
                  <w:rFonts w:hint="eastAsia" w:ascii="Times New Roman" w:hAnsi="Times New Roman" w:cs="Times New Roman"/>
                </w:rPr>
                <w:delText>表明攻击成功！</w:delText>
              </w:r>
            </w:del>
          </w:p>
          <w:p>
            <w:pPr>
              <w:widowControl w:val="0"/>
              <w:numPr>
                <w:ilvl w:val="0"/>
                <w:numId w:val="4"/>
              </w:numPr>
              <w:ind w:left="480" w:hanging="480" w:hangingChars="200"/>
              <w:jc w:val="both"/>
              <w:rPr>
                <w:ins w:id="214" w:author="unknown" w:date="2019-03-06T10:04:00Z"/>
                <w:rFonts w:ascii="Times New Roman" w:hAnsi="Times New Roman" w:cs="Times New Roman"/>
              </w:rPr>
              <w:pPrChange w:id="213" w:author="unknown" w:date="2019-03-06T10:04:00Z">
                <w:pPr>
                  <w:pStyle w:val="23"/>
                  <w:numPr>
                    <w:ilvl w:val="0"/>
                    <w:numId w:val="4"/>
                  </w:numPr>
                  <w:ind w:left="360" w:hanging="360" w:firstLineChars="0"/>
                </w:pPr>
              </w:pPrChange>
            </w:pPr>
            <w:ins w:id="215" w:author="unknown" w:date="2019-03-06T10:03:00Z">
              <w:r>
                <w:rPr>
                  <w:rFonts w:ascii="Times New Roman" w:hAnsi="Times New Roman" w:cs="Times New Roman"/>
                </w:rPr>
                <w:t>1</w:t>
              </w:r>
            </w:ins>
            <w:del w:id="216" w:author="unknown" w:date="2019-03-06T10:03:00Z">
              <w:r>
                <w:rPr>
                  <w:rFonts w:ascii="Times New Roman" w:hAnsi="Times New Roman" w:cs="Times New Roman"/>
                </w:rPr>
                <w:delText>2</w:delText>
              </w:r>
            </w:del>
            <w:r>
              <w:rPr>
                <w:rFonts w:hint="eastAsia" w:ascii="Times New Roman" w:hAnsi="Times New Roman" w:cs="Times New Roman"/>
              </w:rPr>
              <w:t>）如果系统崩溃，出现访问错误（</w:t>
            </w:r>
            <w:r>
              <w:rPr>
                <w:rFonts w:ascii="Times New Roman" w:hAnsi="Times New Roman" w:cs="Times New Roman"/>
              </w:rPr>
              <w:t>page fault</w:t>
            </w:r>
            <w:r>
              <w:rPr>
                <w:rFonts w:hint="eastAsia" w:ascii="Times New Roman" w:hAnsi="Times New Roman" w:cs="Times New Roman"/>
              </w:rPr>
              <w:t>），</w:t>
            </w:r>
            <w:del w:id="217" w:author="unknown" w:date="2019-03-06T10:03:00Z">
              <w:r>
                <w:rPr>
                  <w:rFonts w:hint="eastAsia" w:ascii="Times New Roman" w:hAnsi="Times New Roman" w:cs="Times New Roman"/>
                </w:rPr>
                <w:delText>则攻击失败，</w:delText>
              </w:r>
            </w:del>
            <w:r>
              <w:rPr>
                <w:rFonts w:hint="eastAsia" w:ascii="Times New Roman" w:hAnsi="Times New Roman" w:cs="Times New Roman"/>
              </w:rPr>
              <w:t>即地址空间隔离功能实现了隔离性和安全性。</w:t>
            </w:r>
          </w:p>
          <w:p>
            <w:pPr>
              <w:widowControl w:val="0"/>
              <w:numPr>
                <w:ilvl w:val="0"/>
                <w:numId w:val="4"/>
              </w:numPr>
              <w:ind w:left="480" w:hanging="480" w:hangingChars="200"/>
              <w:jc w:val="both"/>
              <w:rPr>
                <w:ins w:id="219" w:author="unknown" w:date="2019-03-06T10:03:00Z"/>
                <w:del w:id="220" w:author="juku" w:date="2019-03-07T00:16:00Z"/>
                <w:rFonts w:ascii="Times New Roman" w:hAnsi="Times New Roman" w:cs="Times New Roman"/>
                <w:rPrChange w:id="221" w:author="juku" w:date="2019-03-18T19:04:00Z">
                  <w:rPr>
                    <w:ins w:id="222" w:author="unknown" w:date="2019-03-06T10:03:00Z"/>
                    <w:del w:id="223" w:author="juku" w:date="2019-03-07T00:16:00Z"/>
                  </w:rPr>
                </w:rPrChange>
              </w:rPr>
              <w:pPrChange w:id="218" w:author="unknown" w:date="2019-03-06T10:04:00Z">
                <w:pPr>
                  <w:pStyle w:val="23"/>
                  <w:numPr>
                    <w:ilvl w:val="0"/>
                    <w:numId w:val="4"/>
                  </w:numPr>
                  <w:ind w:left="360" w:hanging="360" w:firstLineChars="0"/>
                </w:pPr>
              </w:pPrChange>
            </w:pPr>
            <w:ins w:id="224" w:author="unknown" w:date="2019-03-06T10:03:00Z">
              <w:r>
                <w:rPr>
                  <w:rFonts w:ascii="Times New Roman" w:hAnsi="Times New Roman" w:cs="Times New Roman"/>
                </w:rPr>
                <w:t>2</w:t>
              </w:r>
            </w:ins>
            <w:ins w:id="225" w:author="unknown" w:date="2019-03-06T10:04:00Z">
              <w:r>
                <w:rPr>
                  <w:rFonts w:hint="eastAsia" w:ascii="Times New Roman" w:hAnsi="Times New Roman" w:cs="Times New Roman"/>
                </w:rPr>
                <w:t>）</w:t>
              </w:r>
            </w:ins>
            <w:ins w:id="226" w:author="unknown" w:date="2019-03-06T10:03:00Z">
              <w:r>
                <w:rPr>
                  <w:rFonts w:hint="eastAsia" w:ascii="Times New Roman" w:hAnsi="Times New Roman" w:cs="Times New Roman"/>
                  <w:rPrChange w:id="227" w:author="juku" w:date="2019-03-18T19:04:00Z">
                    <w:rPr>
                      <w:rFonts w:hint="eastAsia"/>
                    </w:rPr>
                  </w:rPrChange>
                </w:rPr>
                <w:t>如果打印结果是</w:t>
              </w:r>
            </w:ins>
            <w:ins w:id="228" w:author="juku" w:date="2019-03-07T00:16:00Z">
              <w:r>
                <w:rPr>
                  <w:rFonts w:hint="eastAsia" w:ascii="Times New Roman" w:hAnsi="Times New Roman" w:cs="Times New Roman"/>
                </w:rPr>
                <w:t>：</w:t>
              </w:r>
            </w:ins>
            <w:ins w:id="229" w:author="unknown" w:date="2019-03-06T10:03:00Z">
              <w:del w:id="230" w:author="juku" w:date="2019-03-07T00:16:00Z">
                <w:r>
                  <w:rPr>
                    <w:rFonts w:hint="eastAsia" w:ascii="Times New Roman" w:hAnsi="Times New Roman" w:cs="Times New Roman"/>
                    <w:rPrChange w:id="231" w:author="juku" w:date="2019-03-18T19:04:00Z">
                      <w:rPr>
                        <w:rFonts w:hint="eastAsia"/>
                      </w:rPr>
                    </w:rPrChange>
                  </w:rPr>
                  <w:delText>：</w:delText>
                </w:r>
              </w:del>
            </w:ins>
            <w:ins w:id="232" w:author="unknown" w:date="2019-03-06T10:03:00Z">
              <w:del w:id="233" w:author="juku" w:date="2019-03-07T00:16:00Z">
                <w:r>
                  <w:rPr>
                    <w:rFonts w:ascii="Times New Roman" w:hAnsi="Times New Roman" w:cs="Times New Roman"/>
                    <w:rPrChange w:id="234" w:author="juku" w:date="2019-03-18T19:04:00Z">
                      <w:rPr/>
                    </w:rPrChange>
                  </w:rPr>
                  <w:delText xml:space="preserve">testaddress is </w:delText>
                </w:r>
              </w:del>
            </w:ins>
            <w:ins w:id="235" w:author="unknown" w:date="2019-03-06T10:03:00Z">
              <w:del w:id="236" w:author="juku" w:date="2019-03-07T00:16:00Z">
                <w:r>
                  <w:rPr>
                    <w:rFonts w:hint="eastAsia" w:ascii="Times New Roman" w:hAnsi="Times New Roman" w:cs="Times New Roman"/>
                    <w:rPrChange w:id="237" w:author="juku" w:date="2019-03-18T19:04:00Z">
                      <w:rPr>
                        <w:rFonts w:hint="eastAsia"/>
                      </w:rPr>
                    </w:rPrChange>
                  </w:rPr>
                  <w:delText>……</w:delText>
                </w:r>
              </w:del>
            </w:ins>
            <w:ins w:id="238" w:author="juku" w:date="2019-03-07T00:15:00Z">
              <w:r>
                <w:rPr>
                  <w:rFonts w:hint="eastAsia" w:ascii="Times New Roman" w:hAnsi="Times New Roman" w:cs="Times New Roman"/>
                </w:rPr>
                <w:t>“</w:t>
              </w:r>
            </w:ins>
            <w:ins w:id="239" w:author="juku" w:date="2019-03-07T00:16:00Z">
              <w:r>
                <w:rPr>
                  <w:rFonts w:ascii="Times New Roman" w:hAnsi="Times New Roman" w:cs="Times New Roman"/>
                </w:rPr>
                <w:t xml:space="preserve"> test address is </w:t>
              </w:r>
            </w:ins>
            <w:ins w:id="240" w:author="juku" w:date="2019-03-07T00:16:00Z">
              <w:r>
                <w:rPr>
                  <w:rFonts w:hint="eastAsia" w:ascii="Times New Roman" w:hAnsi="Times New Roman" w:cs="Times New Roman"/>
                </w:rPr>
                <w:t>……</w:t>
              </w:r>
            </w:ins>
            <w:ins w:id="241" w:author="juku" w:date="2019-03-07T00:15:00Z">
              <w:r>
                <w:rPr>
                  <w:rFonts w:hint="eastAsia" w:ascii="Times New Roman" w:hAnsi="Times New Roman" w:cs="Times New Roman"/>
                </w:rPr>
                <w:t>”</w:t>
              </w:r>
            </w:ins>
            <w:ins w:id="242" w:author="unknown" w:date="2019-03-06T10:03:00Z">
              <w:del w:id="243" w:author="juku" w:date="2019-03-07T00:15:00Z">
                <w:r>
                  <w:rPr>
                    <w:rFonts w:ascii="Times New Roman" w:hAnsi="Times New Roman" w:cs="Times New Roman"/>
                    <w:rPrChange w:id="244" w:author="juku" w:date="2019-03-18T19:04:00Z">
                      <w:rPr/>
                    </w:rPrChange>
                  </w:rPr>
                  <w:delText>!</w:delText>
                </w:r>
              </w:del>
            </w:ins>
            <w:ins w:id="245" w:author="unknown" w:date="2019-03-06T10:03:00Z">
              <w:del w:id="246" w:author="juku" w:date="2019-03-07T00:16:00Z">
                <w:r>
                  <w:rPr>
                    <w:rFonts w:ascii="Times New Roman" w:hAnsi="Times New Roman" w:cs="Times New Roman"/>
                    <w:rPrChange w:id="247" w:author="juku" w:date="2019-03-18T19:04:00Z">
                      <w:rPr/>
                    </w:rPrChange>
                  </w:rPr>
                  <w:delText xml:space="preserve"> </w:delText>
                </w:r>
              </w:del>
            </w:ins>
            <w:ins w:id="248" w:author="unknown" w:date="2019-03-06T10:03:00Z">
              <w:r>
                <w:rPr>
                  <w:rFonts w:hint="eastAsia" w:ascii="Times New Roman" w:hAnsi="Times New Roman" w:cs="Times New Roman"/>
                </w:rPr>
                <w:t>则表明没有实现地址空间隔离功能。</w:t>
              </w:r>
            </w:ins>
          </w:p>
          <w:p>
            <w:pPr>
              <w:widowControl w:val="0"/>
              <w:ind w:left="480" w:hanging="480" w:hangingChars="200"/>
              <w:jc w:val="both"/>
              <w:rPr>
                <w:rFonts w:ascii="Times New Roman" w:hAnsi="Times New Roman" w:cs="Times New Roman"/>
              </w:rPr>
            </w:pPr>
          </w:p>
        </w:tc>
      </w:tr>
    </w:tbl>
    <w:p>
      <w:pPr>
        <w:ind w:firstLine="420"/>
        <w:rPr>
          <w:rFonts w:ascii="Times New Roman" w:hAnsi="Times New Roman" w:cs="Times New Roman"/>
        </w:rPr>
      </w:pPr>
    </w:p>
    <w:p>
      <w:pPr>
        <w:pStyle w:val="23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虚拟机与宿主机交互监控功能</w:t>
      </w:r>
    </w:p>
    <w:p>
      <w:pPr>
        <w:ind w:firstLine="420"/>
        <w:rPr>
          <w:del w:id="249" w:author="1" w:date="2019-04-26T19:18:24Z"/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虚拟机与宿主机交互监控功能测试方案：</w:t>
      </w:r>
      <w:ins w:id="250" w:author="unknown" w:date="2019-03-06T10:24:00Z">
        <w:r>
          <w:rPr>
            <w:rFonts w:hint="eastAsia" w:ascii="Times New Roman" w:hAnsi="Times New Roman" w:cs="Times New Roman"/>
          </w:rPr>
          <w:t>该功能主要是防止</w:t>
        </w:r>
      </w:ins>
      <w:ins w:id="251" w:author="1" w:date="2019-04-01T11:15:33Z">
        <w:r>
          <w:rPr>
            <w:rFonts w:hint="eastAsia" w:ascii="Times New Roman" w:hAnsi="Times New Roman" w:cs="Times New Roman"/>
            <w:lang w:val="en-US" w:eastAsia="zh-CN"/>
          </w:rPr>
          <w:t>普通</w:t>
        </w:r>
      </w:ins>
      <w:ins w:id="252" w:author="unknown" w:date="2019-03-06T10:24:00Z">
        <w:del w:id="253" w:author="1" w:date="2019-04-01T11:15:31Z">
          <w:r>
            <w:rPr>
              <w:rFonts w:hint="eastAsia" w:ascii="Times New Roman" w:hAnsi="Times New Roman" w:cs="Times New Roman"/>
            </w:rPr>
            <w:delText>其</w:delText>
          </w:r>
        </w:del>
      </w:ins>
      <w:ins w:id="254" w:author="unknown" w:date="2019-03-06T10:24:00Z">
        <w:del w:id="255" w:author="1" w:date="2019-04-01T11:15:30Z">
          <w:r>
            <w:rPr>
              <w:rFonts w:hint="eastAsia" w:ascii="Times New Roman" w:hAnsi="Times New Roman" w:cs="Times New Roman"/>
            </w:rPr>
            <w:delText>余</w:delText>
          </w:r>
        </w:del>
      </w:ins>
      <w:ins w:id="256" w:author="unknown" w:date="2019-03-06T10:24:00Z">
        <w:r>
          <w:rPr>
            <w:rFonts w:hint="eastAsia" w:ascii="Times New Roman" w:hAnsi="Times New Roman" w:cs="Times New Roman"/>
          </w:rPr>
          <w:t>地址空间中的进程恶意篡改</w:t>
        </w:r>
      </w:ins>
      <w:ins w:id="257" w:author="unknown" w:date="2019-03-06T10:24:00Z">
        <w:r>
          <w:rPr>
            <w:rFonts w:ascii="Times New Roman" w:hAnsi="Times New Roman" w:cs="Times New Roman"/>
          </w:rPr>
          <w:t>VMCS</w:t>
        </w:r>
      </w:ins>
      <w:ins w:id="258" w:author="unknown" w:date="2019-03-06T10:24:00Z">
        <w:r>
          <w:rPr>
            <w:rFonts w:hint="eastAsia" w:ascii="Times New Roman" w:hAnsi="Times New Roman" w:cs="Times New Roman"/>
          </w:rPr>
          <w:t>结构体，</w:t>
        </w:r>
      </w:ins>
      <w:ins w:id="259" w:author="unknown" w:date="2019-03-06T10:25:00Z">
        <w:r>
          <w:rPr>
            <w:rFonts w:hint="eastAsia" w:ascii="Times New Roman" w:hAnsi="Times New Roman" w:cs="Times New Roman"/>
          </w:rPr>
          <w:t>进而</w:t>
        </w:r>
      </w:ins>
      <w:ins w:id="260" w:author="unknown" w:date="2019-03-06T10:24:00Z">
        <w:del w:id="261" w:author="unknown" w:date="2019-03-06T10:25:00Z">
          <w:r>
            <w:rPr>
              <w:rFonts w:hint="eastAsia" w:ascii="Times New Roman" w:hAnsi="Times New Roman" w:cs="Times New Roman"/>
            </w:rPr>
            <w:delText>从而</w:delText>
          </w:r>
        </w:del>
      </w:ins>
      <w:ins w:id="262" w:author="unknown" w:date="2019-03-06T10:24:00Z">
        <w:r>
          <w:rPr>
            <w:rFonts w:hint="eastAsia" w:ascii="Times New Roman" w:hAnsi="Times New Roman" w:cs="Times New Roman"/>
          </w:rPr>
          <w:t>攻击客户机。</w:t>
        </w:r>
      </w:ins>
      <w:ins w:id="263" w:author="unknown" w:date="2019-03-06T10:27:00Z">
        <w:r>
          <w:rPr>
            <w:rFonts w:hint="eastAsia" w:ascii="Times New Roman" w:hAnsi="Times New Roman" w:cs="Times New Roman"/>
          </w:rPr>
          <w:t>因此，该测试方案就是</w:t>
        </w:r>
      </w:ins>
      <w:ins w:id="264" w:author="unknown" w:date="2019-03-06T10:24:00Z">
        <w:r>
          <w:rPr>
            <w:rStyle w:val="19"/>
            <w:rFonts w:ascii="Times New Roman" w:hAnsi="Times New Roman" w:cs="Times New Roman"/>
            <w:rPrChange w:id="265" w:author="juku" w:date="2019-03-18T19:04:00Z">
              <w:rPr>
                <w:rStyle w:val="19"/>
              </w:rPr>
            </w:rPrChange>
          </w:rPr>
          <w:commentReference w:id="1"/>
        </w:r>
      </w:ins>
      <w:ins w:id="266" w:author="1" w:date="2019-04-26T19:09:48Z">
        <w:r>
          <w:rPr>
            <w:rFonts w:hint="eastAsia" w:ascii="Times New Roman" w:hAnsi="Times New Roman" w:cs="Times New Roman"/>
            <w:lang w:val="en-US" w:eastAsia="zh-CN"/>
          </w:rPr>
          <w:t>在</w:t>
        </w:r>
      </w:ins>
      <w:ins w:id="267" w:author="1" w:date="2019-04-26T19:09:50Z">
        <w:r>
          <w:rPr>
            <w:rFonts w:hint="eastAsia" w:ascii="Times New Roman" w:hAnsi="Times New Roman" w:cs="Times New Roman"/>
            <w:lang w:val="en-US" w:eastAsia="zh-CN"/>
          </w:rPr>
          <w:t>加载</w:t>
        </w:r>
      </w:ins>
      <w:ins w:id="268" w:author="1" w:date="2019-04-26T19:09:55Z">
        <w:r>
          <w:rPr>
            <w:rFonts w:hint="eastAsia" w:ascii="Times New Roman" w:hAnsi="Times New Roman" w:cs="Times New Roman"/>
            <w:lang w:val="en-US" w:eastAsia="zh-CN"/>
          </w:rPr>
          <w:t>虚拟机安全</w:t>
        </w:r>
      </w:ins>
      <w:ins w:id="269" w:author="1" w:date="2019-04-26T19:09:57Z">
        <w:r>
          <w:rPr>
            <w:rFonts w:hint="eastAsia" w:ascii="Times New Roman" w:hAnsi="Times New Roman" w:cs="Times New Roman"/>
            <w:lang w:val="en-US" w:eastAsia="zh-CN"/>
          </w:rPr>
          <w:t>套件</w:t>
        </w:r>
      </w:ins>
      <w:ins w:id="270" w:author="1" w:date="2019-04-26T19:10:03Z">
        <w:r>
          <w:rPr>
            <w:rFonts w:hint="eastAsia" w:ascii="Times New Roman" w:hAnsi="Times New Roman" w:cs="Times New Roman"/>
            <w:lang w:val="en-US" w:eastAsia="zh-CN"/>
          </w:rPr>
          <w:t>与否</w:t>
        </w:r>
      </w:ins>
      <w:ins w:id="271" w:author="1" w:date="2019-04-26T19:10:04Z">
        <w:r>
          <w:rPr>
            <w:rFonts w:hint="eastAsia" w:ascii="Times New Roman" w:hAnsi="Times New Roman" w:cs="Times New Roman"/>
            <w:lang w:val="en-US" w:eastAsia="zh-CN"/>
          </w:rPr>
          <w:t>，</w:t>
        </w:r>
      </w:ins>
      <w:ins w:id="272" w:author="1" w:date="2019-04-26T19:12:56Z">
        <w:r>
          <w:rPr>
            <w:rFonts w:hint="eastAsia" w:ascii="Times New Roman" w:hAnsi="Times New Roman" w:cs="Times New Roman"/>
            <w:lang w:val="en-US" w:eastAsia="zh-CN"/>
          </w:rPr>
          <w:t>测试</w:t>
        </w:r>
      </w:ins>
      <w:ins w:id="273" w:author="1" w:date="2019-04-26T19:12:31Z">
        <w:r>
          <w:rPr>
            <w:rFonts w:hint="eastAsia" w:ascii="Times New Roman" w:hAnsi="Times New Roman" w:cs="Times New Roman"/>
            <w:lang w:val="en-US" w:eastAsia="zh-CN"/>
          </w:rPr>
          <w:t>直接</w:t>
        </w:r>
      </w:ins>
      <w:ins w:id="274" w:author="1" w:date="2019-04-26T19:12:33Z">
        <w:r>
          <w:rPr>
            <w:rFonts w:hint="eastAsia" w:ascii="Times New Roman" w:hAnsi="Times New Roman" w:cs="Times New Roman"/>
            <w:lang w:val="en-US" w:eastAsia="zh-CN"/>
          </w:rPr>
          <w:t>访问</w:t>
        </w:r>
      </w:ins>
      <w:ins w:id="275" w:author="1" w:date="2019-04-26T19:12:34Z">
        <w:r>
          <w:rPr>
            <w:rFonts w:hint="eastAsia" w:ascii="Times New Roman" w:hAnsi="Times New Roman" w:cs="Times New Roman"/>
            <w:lang w:val="en-US" w:eastAsia="zh-CN"/>
          </w:rPr>
          <w:t>VMC</w:t>
        </w:r>
      </w:ins>
      <w:ins w:id="276" w:author="1" w:date="2019-04-26T19:12:35Z">
        <w:r>
          <w:rPr>
            <w:rFonts w:hint="eastAsia" w:ascii="Times New Roman" w:hAnsi="Times New Roman" w:cs="Times New Roman"/>
            <w:lang w:val="en-US" w:eastAsia="zh-CN"/>
          </w:rPr>
          <w:t>S</w:t>
        </w:r>
      </w:ins>
      <w:ins w:id="277" w:author="1" w:date="2019-04-26T19:12:37Z">
        <w:r>
          <w:rPr>
            <w:rFonts w:hint="eastAsia" w:ascii="Times New Roman" w:hAnsi="Times New Roman" w:cs="Times New Roman"/>
            <w:lang w:val="en-US" w:eastAsia="zh-CN"/>
          </w:rPr>
          <w:t>结构体</w:t>
        </w:r>
      </w:ins>
      <w:ins w:id="278" w:author="1" w:date="2019-04-26T19:13:02Z">
        <w:r>
          <w:rPr>
            <w:rFonts w:hint="eastAsia" w:ascii="Times New Roman" w:hAnsi="Times New Roman" w:cs="Times New Roman"/>
            <w:lang w:val="en-US" w:eastAsia="zh-CN"/>
          </w:rPr>
          <w:t>是否</w:t>
        </w:r>
      </w:ins>
      <w:ins w:id="279" w:author="1" w:date="2019-04-26T19:13:03Z">
        <w:r>
          <w:rPr>
            <w:rFonts w:hint="eastAsia" w:ascii="Times New Roman" w:hAnsi="Times New Roman" w:cs="Times New Roman"/>
            <w:lang w:val="en-US" w:eastAsia="zh-CN"/>
          </w:rPr>
          <w:t>成功</w:t>
        </w:r>
      </w:ins>
      <w:ins w:id="280" w:author="1" w:date="2019-04-26T19:13:05Z">
        <w:r>
          <w:rPr>
            <w:rFonts w:hint="eastAsia" w:ascii="Times New Roman" w:hAnsi="Times New Roman" w:cs="Times New Roman"/>
            <w:lang w:val="en-US" w:eastAsia="zh-CN"/>
          </w:rPr>
          <w:t>。</w:t>
        </w:r>
      </w:ins>
      <w:ins w:id="281" w:author="1" w:date="2019-04-26T19:14:14Z">
        <w:r>
          <w:rPr>
            <w:rFonts w:hint="eastAsia" w:ascii="Times New Roman" w:hAnsi="Times New Roman" w:cs="Times New Roman"/>
            <w:lang w:val="en-US" w:eastAsia="zh-CN"/>
          </w:rPr>
          <w:t>在</w:t>
        </w:r>
      </w:ins>
      <w:ins w:id="282" w:author="1" w:date="2019-04-26T19:14:15Z">
        <w:r>
          <w:rPr>
            <w:rFonts w:hint="eastAsia" w:ascii="Times New Roman" w:hAnsi="Times New Roman" w:cs="Times New Roman"/>
            <w:lang w:val="en-US" w:eastAsia="zh-CN"/>
          </w:rPr>
          <w:t>加载</w:t>
        </w:r>
      </w:ins>
      <w:ins w:id="283" w:author="1" w:date="2019-04-26T19:14:16Z">
        <w:r>
          <w:rPr>
            <w:rFonts w:hint="eastAsia" w:ascii="Times New Roman" w:hAnsi="Times New Roman" w:cs="Times New Roman"/>
            <w:lang w:val="en-US" w:eastAsia="zh-CN"/>
          </w:rPr>
          <w:t>了</w:t>
        </w:r>
      </w:ins>
      <w:ins w:id="284" w:author="1" w:date="2019-04-26T19:14:17Z">
        <w:r>
          <w:rPr>
            <w:rFonts w:hint="eastAsia" w:ascii="Times New Roman" w:hAnsi="Times New Roman" w:cs="Times New Roman"/>
            <w:lang w:val="en-US" w:eastAsia="zh-CN"/>
          </w:rPr>
          <w:t>套件</w:t>
        </w:r>
      </w:ins>
      <w:ins w:id="285" w:author="1" w:date="2019-04-26T19:14:18Z">
        <w:r>
          <w:rPr>
            <w:rFonts w:hint="eastAsia" w:ascii="Times New Roman" w:hAnsi="Times New Roman" w:cs="Times New Roman"/>
            <w:lang w:val="en-US" w:eastAsia="zh-CN"/>
          </w:rPr>
          <w:t>系统</w:t>
        </w:r>
      </w:ins>
      <w:ins w:id="286" w:author="1" w:date="2019-04-26T19:14:19Z">
        <w:r>
          <w:rPr>
            <w:rFonts w:hint="eastAsia" w:ascii="Times New Roman" w:hAnsi="Times New Roman" w:cs="Times New Roman"/>
            <w:lang w:val="en-US" w:eastAsia="zh-CN"/>
          </w:rPr>
          <w:t>之后</w:t>
        </w:r>
      </w:ins>
      <w:ins w:id="287" w:author="1" w:date="2019-04-26T19:14:21Z">
        <w:r>
          <w:rPr>
            <w:rFonts w:hint="eastAsia" w:ascii="Times New Roman" w:hAnsi="Times New Roman" w:cs="Times New Roman"/>
            <w:lang w:val="en-US" w:eastAsia="zh-CN"/>
          </w:rPr>
          <w:t>，</w:t>
        </w:r>
      </w:ins>
      <w:del w:id="288" w:author="unknown" w:date="2019-03-06T10:27:00Z">
        <w:r>
          <w:rPr>
            <w:rFonts w:hint="eastAsia" w:ascii="Times New Roman" w:hAnsi="Times New Roman" w:cs="Times New Roman"/>
          </w:rPr>
          <w:delText>在</w:delText>
        </w:r>
      </w:del>
      <w:del w:id="289" w:author="juku" w:date="2019-03-07T00:15:00Z">
        <w:r>
          <w:rPr>
            <w:rFonts w:hint="eastAsia" w:ascii="Times New Roman" w:hAnsi="Times New Roman" w:cs="Times New Roman"/>
            <w:highlight w:val="yellow"/>
            <w:rPrChange w:id="290" w:author="juku" w:date="2019-03-18T19:04:00Z">
              <w:rPr>
                <w:rFonts w:hint="eastAsia" w:ascii="Times New Roman" w:hAnsi="Times New Roman" w:cs="Times New Roman"/>
              </w:rPr>
            </w:rPrChange>
          </w:rPr>
          <w:delText>其余</w:delText>
        </w:r>
      </w:del>
      <w:ins w:id="291" w:author="juku" w:date="2019-03-07T00:15:00Z">
        <w:r>
          <w:rPr>
            <w:rFonts w:hint="eastAsia" w:ascii="Times New Roman" w:hAnsi="Times New Roman" w:cs="Times New Roman"/>
            <w:highlight w:val="yellow"/>
          </w:rPr>
          <w:t>普通</w:t>
        </w:r>
      </w:ins>
      <w:r>
        <w:rPr>
          <w:rFonts w:hint="eastAsia" w:ascii="Times New Roman" w:hAnsi="Times New Roman" w:cs="Times New Roman"/>
          <w:highlight w:val="yellow"/>
          <w:rPrChange w:id="292" w:author="juku" w:date="2019-03-18T19:04:00Z">
            <w:rPr>
              <w:rFonts w:hint="eastAsia" w:ascii="Times New Roman" w:hAnsi="Times New Roman" w:cs="Times New Roman"/>
            </w:rPr>
          </w:rPrChange>
        </w:rPr>
        <w:t>地址空间</w:t>
      </w:r>
      <w:r>
        <w:rPr>
          <w:rFonts w:hint="eastAsia" w:ascii="Times New Roman" w:hAnsi="Times New Roman" w:cs="Times New Roman"/>
        </w:rPr>
        <w:t>中</w:t>
      </w:r>
      <w:ins w:id="293" w:author="unknown" w:date="2019-03-06T10:27:00Z">
        <w:r>
          <w:rPr>
            <w:rFonts w:hint="eastAsia" w:ascii="Times New Roman" w:hAnsi="Times New Roman" w:cs="Times New Roman"/>
          </w:rPr>
          <w:t>的进程</w:t>
        </w:r>
      </w:ins>
      <w:r>
        <w:rPr>
          <w:rFonts w:hint="eastAsia" w:ascii="Times New Roman" w:hAnsi="Times New Roman" w:cs="Times New Roman"/>
        </w:rPr>
        <w:t>访问</w:t>
      </w:r>
      <w:r>
        <w:rPr>
          <w:rFonts w:ascii="Times New Roman" w:hAnsi="Times New Roman" w:cs="Times New Roman"/>
        </w:rPr>
        <w:t>VMCS</w:t>
      </w:r>
      <w:r>
        <w:rPr>
          <w:rFonts w:hint="eastAsia" w:ascii="Times New Roman" w:hAnsi="Times New Roman" w:cs="Times New Roman"/>
        </w:rPr>
        <w:t>结构体</w:t>
      </w:r>
      <w:ins w:id="294" w:author="unknown" w:date="2019-03-06T10:29:00Z">
        <w:r>
          <w:rPr>
            <w:rFonts w:hint="eastAsia" w:ascii="Times New Roman" w:hAnsi="Times New Roman" w:cs="Times New Roman"/>
          </w:rPr>
          <w:t>时</w:t>
        </w:r>
      </w:ins>
      <w:r>
        <w:rPr>
          <w:rFonts w:hint="eastAsia" w:ascii="Times New Roman" w:hAnsi="Times New Roman" w:cs="Times New Roman"/>
        </w:rPr>
        <w:t>，</w:t>
      </w:r>
      <w:ins w:id="295" w:author="unknown" w:date="2019-03-06T10:29:00Z">
        <w:del w:id="296" w:author="1" w:date="2019-04-26T19:14:35Z">
          <w:r>
            <w:rPr>
              <w:rFonts w:hint="eastAsia" w:ascii="Times New Roman" w:hAnsi="Times New Roman" w:cs="Times New Roman"/>
              <w:lang w:val="en-US"/>
            </w:rPr>
            <w:delText>禁止访问</w:delText>
          </w:r>
        </w:del>
      </w:ins>
      <w:del w:id="297" w:author="1" w:date="2019-04-26T19:14:35Z">
        <w:r>
          <w:rPr>
            <w:rFonts w:hint="eastAsia" w:ascii="Times New Roman" w:hAnsi="Times New Roman" w:cs="Times New Roman"/>
            <w:lang w:val="en-US"/>
          </w:rPr>
          <w:delText>访问失败</w:delText>
        </w:r>
      </w:del>
      <w:ins w:id="298" w:author="unknown" w:date="2019-03-06T10:30:00Z">
        <w:del w:id="299" w:author="1" w:date="2019-04-26T19:14:35Z">
          <w:r>
            <w:rPr>
              <w:rFonts w:hint="eastAsia" w:ascii="Times New Roman" w:hAnsi="Times New Roman" w:cs="Times New Roman"/>
              <w:lang w:val="en-US"/>
            </w:rPr>
            <w:delText>则</w:delText>
          </w:r>
        </w:del>
      </w:ins>
      <w:del w:id="300" w:author="1" w:date="2019-04-26T19:14:35Z">
        <w:r>
          <w:rPr>
            <w:rFonts w:hint="eastAsia" w:ascii="Times New Roman" w:hAnsi="Times New Roman" w:cs="Times New Roman"/>
            <w:lang w:val="en-US"/>
          </w:rPr>
          <w:delText>表明</w:delText>
        </w:r>
      </w:del>
      <w:ins w:id="301" w:author="unknown" w:date="2019-03-06T10:30:00Z">
        <w:del w:id="302" w:author="1" w:date="2019-04-26T19:14:35Z">
          <w:r>
            <w:rPr>
              <w:rFonts w:hint="eastAsia" w:ascii="Times New Roman" w:hAnsi="Times New Roman" w:cs="Times New Roman"/>
              <w:lang w:val="en-US"/>
            </w:rPr>
            <w:delText>实现了该功能</w:delText>
          </w:r>
        </w:del>
      </w:ins>
      <w:del w:id="303" w:author="1" w:date="2019-04-26T19:14:35Z">
        <w:r>
          <w:rPr>
            <w:rFonts w:hint="eastAsia" w:ascii="Times New Roman" w:hAnsi="Times New Roman" w:cs="Times New Roman"/>
            <w:lang w:val="en-US"/>
          </w:rPr>
          <w:delText>该功能实现成功，反之</w:delText>
        </w:r>
      </w:del>
      <w:ins w:id="304" w:author="unknown" w:date="2019-03-06T10:30:00Z">
        <w:del w:id="305" w:author="1" w:date="2019-04-26T19:14:35Z">
          <w:r>
            <w:rPr>
              <w:rFonts w:hint="eastAsia" w:ascii="Times New Roman" w:hAnsi="Times New Roman" w:cs="Times New Roman"/>
              <w:lang w:val="en-US"/>
            </w:rPr>
            <w:delText>没有实现该功能</w:delText>
          </w:r>
        </w:del>
      </w:ins>
      <w:ins w:id="306" w:author="1" w:date="2019-04-26T19:14:37Z">
        <w:r>
          <w:rPr>
            <w:rFonts w:hint="eastAsia" w:ascii="Times New Roman" w:hAnsi="Times New Roman" w:cs="Times New Roman"/>
            <w:lang w:val="en-US" w:eastAsia="zh-CN"/>
          </w:rPr>
          <w:t>会出现</w:t>
        </w:r>
      </w:ins>
      <w:ins w:id="307" w:author="1" w:date="2019-04-26T19:14:42Z">
        <w:r>
          <w:rPr>
            <w:rFonts w:hint="eastAsia" w:ascii="Times New Roman" w:hAnsi="Times New Roman" w:cs="Times New Roman"/>
            <w:lang w:val="en-US" w:eastAsia="zh-CN"/>
          </w:rPr>
          <w:t>禁止</w:t>
        </w:r>
      </w:ins>
      <w:ins w:id="308" w:author="1" w:date="2019-04-26T19:14:43Z">
        <w:r>
          <w:rPr>
            <w:rFonts w:hint="eastAsia" w:ascii="Times New Roman" w:hAnsi="Times New Roman" w:cs="Times New Roman"/>
            <w:lang w:val="en-US" w:eastAsia="zh-CN"/>
          </w:rPr>
          <w:t>访问</w:t>
        </w:r>
      </w:ins>
      <w:ins w:id="309" w:author="1" w:date="2019-04-26T19:17:12Z">
        <w:r>
          <w:rPr>
            <w:rFonts w:hint="eastAsia" w:ascii="Times New Roman" w:hAnsi="Times New Roman" w:cs="Times New Roman"/>
            <w:lang w:val="en-US" w:eastAsia="zh-CN"/>
          </w:rPr>
          <w:t>V</w:t>
        </w:r>
      </w:ins>
      <w:ins w:id="310" w:author="1" w:date="2019-04-26T19:17:17Z">
        <w:r>
          <w:rPr>
            <w:rFonts w:hint="eastAsia" w:ascii="Times New Roman" w:hAnsi="Times New Roman" w:cs="Times New Roman"/>
            <w:lang w:val="en-US" w:eastAsia="zh-CN"/>
          </w:rPr>
          <w:t>MCS</w:t>
        </w:r>
      </w:ins>
      <w:ins w:id="311" w:author="1" w:date="2019-04-26T19:17:27Z">
        <w:r>
          <w:rPr>
            <w:rFonts w:hint="eastAsia" w:ascii="Times New Roman" w:hAnsi="Times New Roman" w:cs="Times New Roman"/>
            <w:lang w:val="en-US" w:eastAsia="zh-CN"/>
          </w:rPr>
          <w:t>结构体</w:t>
        </w:r>
      </w:ins>
      <w:ins w:id="312" w:author="1" w:date="2019-04-26T19:17:38Z">
        <w:r>
          <w:rPr>
            <w:rFonts w:hint="eastAsia" w:ascii="Times New Roman" w:hAnsi="Times New Roman" w:cs="Times New Roman"/>
            <w:lang w:val="en-US" w:eastAsia="zh-CN"/>
          </w:rPr>
          <w:t>的</w:t>
        </w:r>
      </w:ins>
      <w:ins w:id="313" w:author="1" w:date="2019-04-26T19:17:42Z">
        <w:r>
          <w:rPr>
            <w:rFonts w:hint="eastAsia" w:ascii="Times New Roman" w:hAnsi="Times New Roman" w:cs="Times New Roman"/>
            <w:lang w:val="en-US" w:eastAsia="zh-CN"/>
          </w:rPr>
          <w:t>警告</w:t>
        </w:r>
      </w:ins>
      <w:del w:id="314" w:author="unknown" w:date="2019-03-06T10:30:00Z">
        <w:r>
          <w:rPr>
            <w:rFonts w:hint="eastAsia" w:ascii="Times New Roman" w:hAnsi="Times New Roman" w:cs="Times New Roman"/>
          </w:rPr>
          <w:delText>失败</w:delText>
        </w:r>
      </w:del>
      <w:r>
        <w:rPr>
          <w:rFonts w:hint="eastAsia" w:ascii="Times New Roman" w:hAnsi="Times New Roman" w:cs="Times New Roman"/>
        </w:rPr>
        <w:t>。</w:t>
      </w:r>
      <w:del w:id="315" w:author="unknown" w:date="2019-03-06T10:24:00Z">
        <w:r>
          <w:rPr>
            <w:rFonts w:hint="eastAsia" w:ascii="Times New Roman" w:hAnsi="Times New Roman" w:cs="Times New Roman"/>
          </w:rPr>
          <w:delText>该功能主要是防止其余地址空间中的进程恶意篡改</w:delText>
        </w:r>
      </w:del>
      <w:del w:id="316" w:author="unknown" w:date="2019-03-06T10:24:00Z">
        <w:r>
          <w:rPr>
            <w:rFonts w:ascii="Times New Roman" w:hAnsi="Times New Roman" w:cs="Times New Roman"/>
          </w:rPr>
          <w:delText>VMCS</w:delText>
        </w:r>
      </w:del>
      <w:del w:id="317" w:author="unknown" w:date="2019-03-06T10:24:00Z">
        <w:r>
          <w:rPr>
            <w:rFonts w:hint="eastAsia" w:ascii="Times New Roman" w:hAnsi="Times New Roman" w:cs="Times New Roman"/>
          </w:rPr>
          <w:delText>结构体，从而攻击客户机。</w:delText>
        </w:r>
      </w:del>
    </w:p>
    <w:p>
      <w:pPr>
        <w:ind w:firstLine="420"/>
        <w:rPr>
          <w:del w:id="318" w:author="1" w:date="2019-04-26T19:18:20Z"/>
          <w:rFonts w:ascii="Times New Roman" w:hAnsi="Times New Roman" w:cs="Times New Roman"/>
        </w:rPr>
      </w:pPr>
    </w:p>
    <w:p>
      <w:pPr>
        <w:ind w:firstLine="420"/>
        <w:rPr>
          <w:rFonts w:ascii="Times New Roman" w:hAnsi="Times New Roman" w:cs="Times New Roman"/>
        </w:rPr>
      </w:pPr>
    </w:p>
    <w:tbl>
      <w:tblPr>
        <w:tblStyle w:val="16"/>
        <w:tblW w:w="8522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篡改</w:t>
            </w:r>
            <w:r>
              <w:rPr>
                <w:rFonts w:ascii="Times New Roman" w:hAnsi="Times New Roman" w:cs="Times New Roman"/>
              </w:rPr>
              <w:t>VMCS</w:t>
            </w:r>
            <w:ins w:id="319" w:author="unknown" w:date="2019-03-06T10:32:00Z">
              <w:r>
                <w:rPr>
                  <w:rFonts w:hint="eastAsia" w:ascii="Times New Roman" w:hAnsi="Times New Roman" w:cs="Times New Roman"/>
                </w:rPr>
                <w:t>测试</w:t>
              </w:r>
            </w:ins>
            <w:del w:id="320" w:author="unknown" w:date="2019-03-06T10:32:00Z">
              <w:r>
                <w:rPr>
                  <w:rFonts w:hint="eastAsia" w:ascii="Times New Roman" w:hAnsi="Times New Roman" w:cs="Times New Roman"/>
                </w:rPr>
                <w:delText>攻击</w:delText>
              </w:r>
            </w:del>
            <w:r>
              <w:rPr>
                <w:rFonts w:hint="eastAsia" w:ascii="Times New Roman" w:hAnsi="Times New Roman" w:cs="Times New Roman"/>
              </w:rPr>
              <w:t>步骤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bottom w:val="nil"/>
            </w:tcBorders>
          </w:tcPr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 </w:t>
            </w:r>
            <w:r>
              <w:rPr>
                <w:rFonts w:hint="eastAsia" w:ascii="Times New Roman" w:hAnsi="Times New Roman" w:cs="Times New Roman"/>
              </w:rPr>
              <w:t>被</w:t>
            </w:r>
            <w:r>
              <w:rPr>
                <w:rFonts w:ascii="Times New Roman" w:hAnsi="Times New Roman" w:cs="Times New Roman"/>
              </w:rPr>
              <w:t>hooked</w:t>
            </w:r>
            <w:r>
              <w:rPr>
                <w:rFonts w:hint="eastAsia" w:ascii="Times New Roman" w:hAnsi="Times New Roman" w:cs="Times New Roman"/>
              </w:rPr>
              <w:t>的函数—</w:t>
            </w:r>
            <w:r>
              <w:rPr>
                <w:rFonts w:ascii="Times New Roman" w:hAnsi="Times New Roman" w:cs="Times New Roman"/>
              </w:rPr>
              <w:t>vmcs_load</w:t>
            </w:r>
            <w:r>
              <w:rPr>
                <w:rFonts w:hint="eastAsia" w:ascii="Times New Roman" w:hAnsi="Times New Roman" w:cs="Times New Roman"/>
              </w:rPr>
              <w:t>，</w:t>
            </w:r>
            <w:r>
              <w:rPr>
                <w:rFonts w:ascii="Times New Roman" w:hAnsi="Times New Roman" w:cs="Times New Roman"/>
              </w:rPr>
              <w:t>hooked</w:t>
            </w:r>
            <w:r>
              <w:rPr>
                <w:rFonts w:hint="eastAsia" w:ascii="Times New Roman" w:hAnsi="Times New Roman" w:cs="Times New Roman"/>
              </w:rPr>
              <w:t>后跳转到函数—</w:t>
            </w:r>
            <w:r>
              <w:rPr>
                <w:rFonts w:ascii="Times New Roman" w:hAnsi="Times New Roman" w:cs="Times New Roman"/>
              </w:rPr>
              <w:t>vmcs_load_attack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nil"/>
              <w:bottom w:val="nil"/>
            </w:tcBorders>
          </w:tcPr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 </w:t>
            </w:r>
            <w:r>
              <w:rPr>
                <w:rFonts w:hint="eastAsia" w:ascii="Times New Roman" w:hAnsi="Times New Roman" w:cs="Times New Roman"/>
              </w:rPr>
              <w:t>复制</w:t>
            </w:r>
            <w:r>
              <w:rPr>
                <w:rFonts w:ascii="Times New Roman" w:hAnsi="Times New Roman" w:cs="Times New Roman"/>
              </w:rPr>
              <w:t>hook</w:t>
            </w:r>
            <w:r>
              <w:rPr>
                <w:rFonts w:hint="eastAsia" w:ascii="Times New Roman" w:hAnsi="Times New Roman" w:cs="Times New Roman"/>
              </w:rPr>
              <w:t>指令</w:t>
            </w:r>
            <w:r>
              <w:rPr>
                <w:rFonts w:ascii="Times New Roman" w:hAnsi="Times New Roman" w:cs="Times New Roman"/>
              </w:rPr>
              <w:t>(mov vmcs_load_attack,eax     jmp eax )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nil"/>
              <w:bottom w:val="nil"/>
            </w:tcBorders>
          </w:tcPr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 </w:t>
            </w:r>
            <w:r>
              <w:rPr>
                <w:rFonts w:hint="eastAsia" w:ascii="Times New Roman" w:hAnsi="Times New Roman" w:cs="Times New Roman"/>
              </w:rPr>
              <w:t>覆盖</w:t>
            </w:r>
            <w:r>
              <w:rPr>
                <w:rFonts w:ascii="Times New Roman" w:hAnsi="Times New Roman" w:cs="Times New Roman"/>
              </w:rPr>
              <w:t>vmcs_load</w:t>
            </w:r>
            <w:r>
              <w:rPr>
                <w:rFonts w:hint="eastAsia" w:ascii="Times New Roman" w:hAnsi="Times New Roman" w:cs="Times New Roman"/>
              </w:rPr>
              <w:t>函数的前</w:t>
            </w:r>
            <w:r>
              <w:rPr>
                <w:rFonts w:ascii="Times New Roman" w:hAnsi="Times New Roman" w:cs="Times New Roman"/>
              </w:rPr>
              <w:t>8 bytes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nil"/>
              <w:bottom w:val="nil"/>
            </w:tcBorders>
          </w:tcPr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4 </w:t>
            </w:r>
            <w:r>
              <w:rPr>
                <w:rFonts w:hint="eastAsia" w:ascii="Times New Roman" w:hAnsi="Times New Roman" w:cs="Times New Roman"/>
              </w:rPr>
              <w:t>在</w:t>
            </w:r>
            <w:r>
              <w:rPr>
                <w:rFonts w:ascii="Times New Roman" w:hAnsi="Times New Roman" w:cs="Times New Roman"/>
              </w:rPr>
              <w:t>hooked</w:t>
            </w:r>
            <w:r>
              <w:rPr>
                <w:rFonts w:hint="eastAsia" w:ascii="Times New Roman" w:hAnsi="Times New Roman" w:cs="Times New Roman"/>
              </w:rPr>
              <w:t>后的函数中访问实参</w:t>
            </w:r>
            <w:r>
              <w:rPr>
                <w:rFonts w:ascii="Times New Roman" w:hAnsi="Times New Roman" w:cs="Times New Roman"/>
              </w:rPr>
              <w:t xml:space="preserve"> *(vmcs_signal-&gt;data)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nil"/>
            </w:tcBorders>
          </w:tcPr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5 </w:t>
            </w:r>
            <w:r>
              <w:rPr>
                <w:rFonts w:hint="eastAsia" w:ascii="Times New Roman" w:hAnsi="Times New Roman" w:cs="Times New Roman"/>
              </w:rPr>
              <w:t>实现攻击</w:t>
            </w:r>
          </w:p>
        </w:tc>
      </w:tr>
    </w:tbl>
    <w:p>
      <w:pPr>
        <w:ind w:firstLine="420"/>
        <w:rPr>
          <w:del w:id="321" w:author="1" w:date="2019-04-26T19:06:56Z"/>
          <w:rFonts w:ascii="Times New Roman" w:hAnsi="Times New Roman" w:cs="Times New Roman"/>
        </w:rPr>
      </w:pPr>
    </w:p>
    <w:p>
      <w:pPr>
        <w:ind w:firstLine="0"/>
        <w:rPr>
          <w:rFonts w:ascii="Times New Roman" w:hAnsi="Times New Roman" w:cs="Times New Roman"/>
        </w:rPr>
        <w:pPrChange w:id="322" w:author="1" w:date="2019-04-26T19:06:55Z">
          <w:pPr>
            <w:ind w:firstLine="420"/>
          </w:pPr>
        </w:pPrChange>
      </w:pP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323" w:author="1" w:date="2019-04-26T19:09:18Z"/>
        </w:trPr>
        <w:tc>
          <w:tcPr>
            <w:tcW w:w="8522" w:type="dxa"/>
          </w:tcPr>
          <w:p>
            <w:pPr>
              <w:widowControl w:val="0"/>
              <w:jc w:val="both"/>
              <w:rPr>
                <w:del w:id="324" w:author="1" w:date="2019-04-26T19:09:18Z"/>
                <w:rFonts w:ascii="Times New Roman" w:hAnsi="Times New Roman" w:cs="Times New Roman"/>
              </w:rPr>
            </w:pPr>
            <w:del w:id="325" w:author="1" w:date="2019-04-26T19:09:18Z">
              <w:r>
                <w:rPr>
                  <w:rFonts w:ascii="Times New Roman" w:hAnsi="Times New Roman" w:cs="Times New Roman"/>
                </w:rPr>
                <w:delText>//</w:delText>
              </w:r>
            </w:del>
            <w:del w:id="326" w:author="1" w:date="2019-04-26T19:09:18Z">
              <w:r>
                <w:rPr>
                  <w:rFonts w:hint="eastAsia" w:ascii="Times New Roman" w:hAnsi="Times New Roman" w:cs="Times New Roman"/>
                </w:rPr>
                <w:delText>实施</w:delText>
              </w:r>
            </w:del>
            <w:del w:id="327" w:author="1" w:date="2019-04-26T19:09:18Z">
              <w:r>
                <w:rPr>
                  <w:rFonts w:ascii="Times New Roman" w:hAnsi="Times New Roman" w:cs="Times New Roman"/>
                </w:rPr>
                <w:delText>VMCS</w:delText>
              </w:r>
            </w:del>
            <w:del w:id="328" w:author="1" w:date="2019-04-26T19:09:18Z">
              <w:r>
                <w:rPr>
                  <w:rFonts w:hint="eastAsia" w:ascii="Times New Roman" w:hAnsi="Times New Roman" w:cs="Times New Roman"/>
                </w:rPr>
                <w:delText>篡改</w:delText>
              </w:r>
            </w:del>
            <w:ins w:id="329" w:author="unknown" w:date="2019-03-06T10:32:00Z">
              <w:del w:id="330" w:author="1" w:date="2019-04-26T19:09:18Z">
                <w:r>
                  <w:rPr>
                    <w:rFonts w:hint="eastAsia" w:ascii="Times New Roman" w:hAnsi="Times New Roman" w:cs="Times New Roman"/>
                  </w:rPr>
                  <w:delText>测试</w:delText>
                </w:r>
              </w:del>
            </w:ins>
            <w:del w:id="331" w:author="1" w:date="2019-04-26T19:09:18Z">
              <w:r>
                <w:rPr>
                  <w:rFonts w:hint="eastAsia" w:ascii="Times New Roman" w:hAnsi="Times New Roman" w:cs="Times New Roman"/>
                </w:rPr>
                <w:delText>攻击的关键代码</w:delText>
              </w:r>
            </w:del>
          </w:p>
          <w:p>
            <w:pPr>
              <w:widowControl w:val="0"/>
              <w:jc w:val="both"/>
              <w:rPr>
                <w:del w:id="332" w:author="1" w:date="2019-04-26T19:09:18Z"/>
                <w:rFonts w:ascii="Times New Roman" w:hAnsi="Times New Roman" w:cs="Times New Roman"/>
              </w:rPr>
            </w:pPr>
            <w:del w:id="333" w:author="1" w:date="2019-04-26T19:09:18Z">
              <w:r>
                <w:rPr>
                  <w:rFonts w:ascii="Times New Roman" w:hAnsi="Times New Roman" w:cs="Times New Roman"/>
                </w:rPr>
                <w:delText>//</w:delText>
              </w:r>
            </w:del>
            <w:del w:id="334" w:author="1" w:date="2019-04-26T19:09:18Z">
              <w:r>
                <w:rPr>
                  <w:rFonts w:hint="eastAsia" w:ascii="Times New Roman" w:hAnsi="Times New Roman" w:cs="Times New Roman"/>
                </w:rPr>
                <w:delText>注：</w:delText>
              </w:r>
            </w:del>
            <w:del w:id="335" w:author="1" w:date="2019-04-26T19:09:18Z">
              <w:r>
                <w:rPr>
                  <w:rFonts w:hint="eastAsia" w:ascii="Times New Roman" w:hAnsi="Times New Roman" w:cs="Times New Roman"/>
                  <w:color w:val="FF0000"/>
                </w:rPr>
                <w:delText>攻击代码无法再次实施，为了攻击测试，使用了另一同版本的内核</w:delText>
              </w:r>
            </w:del>
            <w:del w:id="336" w:author="1" w:date="2019-04-26T19:09:18Z">
              <w:r>
                <w:rPr>
                  <w:rFonts w:ascii="Times New Roman" w:hAnsi="Times New Roman" w:cs="Times New Roman"/>
                  <w:color w:val="FF0000"/>
                </w:rPr>
                <w:delText>kernel_attack</w:delText>
              </w:r>
            </w:del>
            <w:del w:id="337" w:author="1" w:date="2019-04-26T19:09:18Z">
              <w:r>
                <w:rPr>
                  <w:rFonts w:hint="eastAsia" w:ascii="Times New Roman" w:hAnsi="Times New Roman" w:cs="Times New Roman"/>
                  <w:color w:val="FF0000"/>
                </w:rPr>
                <w:delText>（被部分更改），在内核中添加了部分函数进行测试；当前发布的可使用内核与</w:delText>
              </w:r>
            </w:del>
            <w:del w:id="338" w:author="1" w:date="2019-04-26T19:09:18Z">
              <w:r>
                <w:rPr>
                  <w:rFonts w:ascii="Times New Roman" w:hAnsi="Times New Roman" w:cs="Times New Roman"/>
                  <w:color w:val="FF0000"/>
                </w:rPr>
                <w:delText>kernel_attack</w:delText>
              </w:r>
            </w:del>
            <w:ins w:id="339" w:author="juku" w:date="2019-03-06T23:02:00Z">
              <w:del w:id="340" w:author="1" w:date="2019-04-26T19:09:18Z">
                <w:r>
                  <w:rPr>
                    <w:rFonts w:hint="eastAsia" w:ascii="Times New Roman" w:hAnsi="Times New Roman" w:cs="Times New Roman"/>
                    <w:color w:val="FF0000"/>
                  </w:rPr>
                  <w:delText>内核</w:delText>
                </w:r>
              </w:del>
            </w:ins>
            <w:del w:id="341" w:author="1" w:date="2019-04-26T19:09:18Z">
              <w:r>
                <w:rPr>
                  <w:rFonts w:hint="eastAsia" w:ascii="Times New Roman" w:hAnsi="Times New Roman" w:cs="Times New Roman"/>
                  <w:color w:val="FF0000"/>
                </w:rPr>
                <w:delText>不同，攻击测试案例无法在当前内核运行。</w:delText>
              </w:r>
            </w:del>
            <w:ins w:id="342" w:author="juku" w:date="2019-03-06T21:51:00Z">
              <w:del w:id="343" w:author="1" w:date="2019-04-26T19:09:18Z">
                <w:r>
                  <w:rPr>
                    <w:rFonts w:hint="eastAsia" w:ascii="Times New Roman" w:hAnsi="Times New Roman" w:cs="Times New Roman"/>
                    <w:color w:val="FF0000"/>
                  </w:rPr>
                  <w:delText>注意</w:delText>
                </w:r>
                <w:commentRangeStart w:id="2"/>
                <w:r>
                  <w:rPr>
                    <w:rFonts w:hint="eastAsia" w:ascii="Times New Roman" w:hAnsi="Times New Roman" w:cs="Times New Roman"/>
                    <w:color w:val="FF0000"/>
                  </w:rPr>
                  <w:delText>攻击代码无法再次在当前内核实施</w:delText>
                </w:r>
                <w:commentRangeEnd w:id="2"/>
              </w:del>
            </w:ins>
            <w:ins w:id="344" w:author="juku" w:date="2019-03-06T21:51:00Z">
              <w:del w:id="345" w:author="1" w:date="2019-04-26T19:09:18Z">
                <w:r>
                  <w:rPr>
                    <w:rStyle w:val="19"/>
                    <w:rFonts w:ascii="Times New Roman" w:hAnsi="Times New Roman" w:cs="Times New Roman"/>
                    <w:rPrChange w:id="346" w:author="juku" w:date="2019-03-18T19:04:00Z">
                      <w:rPr>
                        <w:rStyle w:val="19"/>
                      </w:rPr>
                    </w:rPrChange>
                  </w:rPr>
                  <w:commentReference w:id="2"/>
                </w:r>
              </w:del>
            </w:ins>
            <w:ins w:id="349" w:author="juku" w:date="2019-03-06T21:51:00Z">
              <w:del w:id="350" w:author="1" w:date="2019-04-26T19:09:18Z">
                <w:r>
                  <w:rPr>
                    <w:rFonts w:hint="eastAsia" w:ascii="Times New Roman" w:hAnsi="Times New Roman" w:cs="Times New Roman"/>
                    <w:color w:val="FF0000"/>
                  </w:rPr>
                  <w:delText>。</w:delText>
                </w:r>
              </w:del>
            </w:ins>
          </w:p>
          <w:p>
            <w:pPr>
              <w:widowControl w:val="0"/>
              <w:jc w:val="both"/>
              <w:rPr>
                <w:del w:id="351" w:author="1" w:date="2019-04-26T19:09:18Z"/>
                <w:rFonts w:ascii="Times New Roman" w:hAnsi="Times New Roman" w:cs="Times New Roman"/>
              </w:rPr>
            </w:pPr>
            <w:del w:id="352" w:author="1" w:date="2019-04-26T19:09:18Z">
              <w:r>
                <w:rPr>
                  <w:rFonts w:ascii="Times New Roman" w:hAnsi="Times New Roman" w:cs="Times New Roman"/>
                </w:rPr>
                <w:delText>//VMCS_attack.h</w:delText>
              </w:r>
            </w:del>
          </w:p>
          <w:p>
            <w:pPr>
              <w:widowControl w:val="0"/>
              <w:jc w:val="both"/>
              <w:rPr>
                <w:del w:id="353" w:author="1" w:date="2019-04-26T19:09:18Z"/>
                <w:rFonts w:ascii="Times New Roman" w:hAnsi="Times New Roman" w:cs="Times New Roman"/>
              </w:rPr>
            </w:pPr>
            <w:del w:id="354" w:author="1" w:date="2019-04-26T19:09:18Z">
              <w:r>
                <w:rPr>
                  <w:rFonts w:ascii="Times New Roman" w:hAnsi="Times New Roman" w:cs="Times New Roman"/>
                </w:rPr>
                <w:delText xml:space="preserve">#include &lt;linux/init.h&gt;  </w:delText>
              </w:r>
            </w:del>
          </w:p>
          <w:p>
            <w:pPr>
              <w:widowControl w:val="0"/>
              <w:jc w:val="both"/>
              <w:rPr>
                <w:del w:id="355" w:author="1" w:date="2019-04-26T19:09:18Z"/>
                <w:rFonts w:ascii="Times New Roman" w:hAnsi="Times New Roman" w:cs="Times New Roman"/>
              </w:rPr>
            </w:pPr>
            <w:del w:id="356" w:author="1" w:date="2019-04-26T19:09:18Z">
              <w:r>
                <w:rPr>
                  <w:rFonts w:ascii="Times New Roman" w:hAnsi="Times New Roman" w:cs="Times New Roman"/>
                </w:rPr>
                <w:delText xml:space="preserve">#include &lt;linux/module.h&gt;  </w:delText>
              </w:r>
            </w:del>
          </w:p>
          <w:p>
            <w:pPr>
              <w:widowControl w:val="0"/>
              <w:jc w:val="both"/>
              <w:rPr>
                <w:del w:id="357" w:author="1" w:date="2019-04-26T19:09:18Z"/>
                <w:rFonts w:ascii="Times New Roman" w:hAnsi="Times New Roman" w:cs="Times New Roman"/>
              </w:rPr>
            </w:pPr>
            <w:del w:id="358" w:author="1" w:date="2019-04-26T19:09:18Z">
              <w:r>
                <w:rPr>
                  <w:rFonts w:ascii="Times New Roman" w:hAnsi="Times New Roman" w:cs="Times New Roman"/>
                </w:rPr>
                <w:delText xml:space="preserve">#include &lt;linux/kernel.h&gt; </w:delText>
              </w:r>
            </w:del>
          </w:p>
          <w:p>
            <w:pPr>
              <w:widowControl w:val="0"/>
              <w:jc w:val="both"/>
              <w:rPr>
                <w:del w:id="359" w:author="1" w:date="2019-04-26T19:09:18Z"/>
                <w:rFonts w:ascii="Times New Roman" w:hAnsi="Times New Roman" w:cs="Times New Roman"/>
              </w:rPr>
            </w:pPr>
            <w:del w:id="360" w:author="1" w:date="2019-04-26T19:09:18Z">
              <w:r>
                <w:rPr>
                  <w:rFonts w:ascii="Times New Roman" w:hAnsi="Times New Roman" w:cs="Times New Roman"/>
                </w:rPr>
                <w:delText xml:space="preserve">#include &lt;asm/pgtable.h&gt; </w:delText>
              </w:r>
            </w:del>
          </w:p>
          <w:p>
            <w:pPr>
              <w:widowControl w:val="0"/>
              <w:jc w:val="both"/>
              <w:rPr>
                <w:del w:id="361" w:author="1" w:date="2019-04-26T19:09:18Z"/>
                <w:rFonts w:ascii="Times New Roman" w:hAnsi="Times New Roman" w:cs="Times New Roman"/>
              </w:rPr>
            </w:pPr>
            <w:del w:id="362" w:author="1" w:date="2019-04-26T19:09:18Z">
              <w:r>
                <w:rPr>
                  <w:rFonts w:ascii="Times New Roman" w:hAnsi="Times New Roman" w:cs="Times New Roman"/>
                </w:rPr>
                <w:delText>#include &lt;asm/page.h&gt;</w:delText>
              </w:r>
            </w:del>
          </w:p>
          <w:p>
            <w:pPr>
              <w:widowControl w:val="0"/>
              <w:jc w:val="both"/>
              <w:rPr>
                <w:del w:id="363" w:author="1" w:date="2019-04-26T19:09:18Z"/>
                <w:rFonts w:ascii="Times New Roman" w:hAnsi="Times New Roman" w:cs="Times New Roman"/>
              </w:rPr>
            </w:pPr>
            <w:del w:id="364" w:author="1" w:date="2019-04-26T19:09:18Z">
              <w:r>
                <w:rPr>
                  <w:rFonts w:ascii="Times New Roman" w:hAnsi="Times New Roman" w:cs="Times New Roman"/>
                </w:rPr>
                <w:delText>#include &lt;asm/page_types.h&gt;</w:delText>
              </w:r>
            </w:del>
          </w:p>
          <w:p>
            <w:pPr>
              <w:widowControl w:val="0"/>
              <w:jc w:val="both"/>
              <w:rPr>
                <w:del w:id="365" w:author="1" w:date="2019-04-26T19:09:18Z"/>
                <w:rFonts w:ascii="Times New Roman" w:hAnsi="Times New Roman" w:cs="Times New Roman"/>
              </w:rPr>
            </w:pPr>
            <w:del w:id="366" w:author="1" w:date="2019-04-26T19:09:18Z">
              <w:r>
                <w:rPr>
                  <w:rFonts w:ascii="Times New Roman" w:hAnsi="Times New Roman" w:cs="Times New Roman"/>
                </w:rPr>
                <w:delText>#include &lt;linux/mm_types.h&gt;</w:delText>
              </w:r>
            </w:del>
          </w:p>
          <w:p>
            <w:pPr>
              <w:widowControl w:val="0"/>
              <w:jc w:val="both"/>
              <w:rPr>
                <w:del w:id="367" w:author="1" w:date="2019-04-26T19:09:18Z"/>
                <w:rFonts w:ascii="Times New Roman" w:hAnsi="Times New Roman" w:cs="Times New Roman"/>
              </w:rPr>
            </w:pPr>
            <w:del w:id="368" w:author="1" w:date="2019-04-26T19:09:18Z">
              <w:r>
                <w:rPr>
                  <w:rFonts w:ascii="Times New Roman" w:hAnsi="Times New Roman" w:cs="Times New Roman"/>
                </w:rPr>
                <w:delText xml:space="preserve">#include &lt;linux/mm.h&gt; </w:delText>
              </w:r>
            </w:del>
          </w:p>
          <w:p>
            <w:pPr>
              <w:widowControl w:val="0"/>
              <w:jc w:val="both"/>
              <w:rPr>
                <w:del w:id="369" w:author="1" w:date="2019-04-26T19:09:18Z"/>
                <w:rFonts w:ascii="Times New Roman" w:hAnsi="Times New Roman" w:cs="Times New Roman"/>
              </w:rPr>
            </w:pPr>
            <w:del w:id="370" w:author="1" w:date="2019-04-26T19:09:18Z">
              <w:r>
                <w:rPr>
                  <w:rFonts w:ascii="Times New Roman" w:hAnsi="Times New Roman" w:cs="Times New Roman"/>
                </w:rPr>
                <w:delText xml:space="preserve">#include &lt;linux/sched.h&gt; </w:delText>
              </w:r>
            </w:del>
          </w:p>
          <w:p>
            <w:pPr>
              <w:widowControl w:val="0"/>
              <w:jc w:val="both"/>
              <w:rPr>
                <w:del w:id="371" w:author="1" w:date="2019-04-26T19:09:18Z"/>
                <w:rFonts w:ascii="Times New Roman" w:hAnsi="Times New Roman" w:cs="Times New Roman"/>
              </w:rPr>
            </w:pPr>
            <w:del w:id="372" w:author="1" w:date="2019-04-26T19:09:18Z">
              <w:r>
                <w:rPr>
                  <w:rFonts w:ascii="Times New Roman" w:hAnsi="Times New Roman" w:cs="Times New Roman"/>
                </w:rPr>
                <w:delText>#include &lt;asm/tlbflush.h&gt;</w:delText>
              </w:r>
            </w:del>
          </w:p>
          <w:p>
            <w:pPr>
              <w:widowControl w:val="0"/>
              <w:jc w:val="both"/>
              <w:rPr>
                <w:del w:id="373" w:author="1" w:date="2019-04-26T19:09:18Z"/>
                <w:rFonts w:ascii="Times New Roman" w:hAnsi="Times New Roman" w:cs="Times New Roman"/>
              </w:rPr>
            </w:pPr>
            <w:del w:id="374" w:author="1" w:date="2019-04-26T19:09:18Z">
              <w:r>
                <w:rPr>
                  <w:rFonts w:ascii="Times New Roman" w:hAnsi="Times New Roman" w:cs="Times New Roman"/>
                </w:rPr>
                <w:delText>//#define CREATE_TRACE_POINTS//</w:delText>
              </w:r>
            </w:del>
          </w:p>
          <w:p>
            <w:pPr>
              <w:widowControl w:val="0"/>
              <w:jc w:val="both"/>
              <w:rPr>
                <w:del w:id="375" w:author="1" w:date="2019-04-26T19:09:18Z"/>
                <w:rFonts w:ascii="Times New Roman" w:hAnsi="Times New Roman" w:cs="Times New Roman"/>
              </w:rPr>
            </w:pPr>
            <w:del w:id="376" w:author="1" w:date="2019-04-26T19:09:18Z">
              <w:r>
                <w:rPr>
                  <w:rFonts w:ascii="Times New Roman" w:hAnsi="Times New Roman" w:cs="Times New Roman"/>
                </w:rPr>
                <w:delText>#include &lt;asm/trace/exceptions.h&gt;</w:delText>
              </w:r>
            </w:del>
          </w:p>
          <w:p>
            <w:pPr>
              <w:widowControl w:val="0"/>
              <w:jc w:val="both"/>
              <w:rPr>
                <w:del w:id="377" w:author="1" w:date="2019-04-26T19:09:18Z"/>
                <w:rFonts w:ascii="Times New Roman" w:hAnsi="Times New Roman" w:cs="Times New Roman"/>
              </w:rPr>
            </w:pPr>
          </w:p>
          <w:p>
            <w:pPr>
              <w:widowControl w:val="0"/>
              <w:jc w:val="both"/>
              <w:rPr>
                <w:del w:id="378" w:author="1" w:date="2019-04-26T19:09:18Z"/>
                <w:rFonts w:ascii="Times New Roman" w:hAnsi="Times New Roman" w:cs="Times New Roman"/>
              </w:rPr>
            </w:pPr>
            <w:del w:id="379" w:author="1" w:date="2019-04-26T19:09:18Z">
              <w:r>
                <w:rPr>
                  <w:rFonts w:ascii="Times New Roman" w:hAnsi="Times New Roman" w:cs="Times New Roman"/>
                </w:rPr>
                <w:delText>uint8_t *mem_VMCS;</w:delText>
              </w:r>
            </w:del>
          </w:p>
          <w:p>
            <w:pPr>
              <w:widowControl w:val="0"/>
              <w:jc w:val="both"/>
              <w:rPr>
                <w:del w:id="380" w:author="1" w:date="2019-04-26T19:09:18Z"/>
                <w:rFonts w:ascii="Times New Roman" w:hAnsi="Times New Roman" w:cs="Times New Roman"/>
              </w:rPr>
            </w:pPr>
            <w:del w:id="381" w:author="1" w:date="2019-04-26T19:09:18Z">
              <w:r>
                <w:rPr>
                  <w:rFonts w:ascii="Times New Roman" w:hAnsi="Times New Roman" w:cs="Times New Roman"/>
                </w:rPr>
                <w:delText>uint8_t orig_code_VMCS [] = {</w:delText>
              </w:r>
            </w:del>
          </w:p>
          <w:p>
            <w:pPr>
              <w:widowControl w:val="0"/>
              <w:jc w:val="both"/>
              <w:rPr>
                <w:del w:id="382" w:author="1" w:date="2019-04-26T19:09:18Z"/>
                <w:rFonts w:ascii="Times New Roman" w:hAnsi="Times New Roman" w:cs="Times New Roman"/>
              </w:rPr>
            </w:pPr>
            <w:del w:id="383" w:author="1" w:date="2019-04-26T19:09:18Z">
              <w:r>
                <w:rPr>
                  <w:rFonts w:ascii="Times New Roman" w:hAnsi="Times New Roman" w:cs="Times New Roman"/>
                </w:rPr>
                <w:delText xml:space="preserve">            //movq $0x0, %rax </w:delText>
              </w:r>
            </w:del>
            <w:del w:id="384" w:author="1" w:date="2019-04-26T19:09:18Z">
              <w:r>
                <w:rPr>
                  <w:rFonts w:hint="eastAsia" w:ascii="Times New Roman" w:hAnsi="Times New Roman" w:cs="Times New Roman"/>
                </w:rPr>
                <w:delText>后面</w:delText>
              </w:r>
            </w:del>
            <w:del w:id="385" w:author="1" w:date="2019-04-26T19:09:18Z">
              <w:r>
                <w:rPr>
                  <w:rFonts w:ascii="Times New Roman" w:hAnsi="Times New Roman" w:cs="Times New Roman"/>
                </w:rPr>
                <w:delText>8</w:delText>
              </w:r>
            </w:del>
            <w:del w:id="386" w:author="1" w:date="2019-04-26T19:09:18Z">
              <w:r>
                <w:rPr>
                  <w:rFonts w:hint="eastAsia" w:ascii="Times New Roman" w:hAnsi="Times New Roman" w:cs="Times New Roman"/>
                </w:rPr>
                <w:delText>个字节的</w:delText>
              </w:r>
            </w:del>
            <w:del w:id="387" w:author="1" w:date="2019-04-26T19:09:18Z">
              <w:r>
                <w:rPr>
                  <w:rFonts w:ascii="Times New Roman" w:hAnsi="Times New Roman" w:cs="Times New Roman"/>
                </w:rPr>
                <w:delText>0</w:delText>
              </w:r>
            </w:del>
            <w:del w:id="388" w:author="1" w:date="2019-04-26T19:09:18Z">
              <w:r>
                <w:rPr>
                  <w:rFonts w:hint="eastAsia" w:ascii="Times New Roman" w:hAnsi="Times New Roman" w:cs="Times New Roman"/>
                </w:rPr>
                <w:delText>为</w:delText>
              </w:r>
            </w:del>
            <w:del w:id="389" w:author="1" w:date="2019-04-26T19:09:18Z">
              <w:r>
                <w:rPr>
                  <w:rFonts w:ascii="Times New Roman" w:hAnsi="Times New Roman" w:cs="Times New Roman"/>
                </w:rPr>
                <w:delText>64</w:delText>
              </w:r>
            </w:del>
            <w:del w:id="390" w:author="1" w:date="2019-04-26T19:09:18Z">
              <w:r>
                <w:rPr>
                  <w:rFonts w:hint="eastAsia" w:ascii="Times New Roman" w:hAnsi="Times New Roman" w:cs="Times New Roman"/>
                </w:rPr>
                <w:delText>位立即数</w:delText>
              </w:r>
            </w:del>
          </w:p>
          <w:p>
            <w:pPr>
              <w:widowControl w:val="0"/>
              <w:jc w:val="both"/>
              <w:rPr>
                <w:del w:id="391" w:author="1" w:date="2019-04-26T19:09:18Z"/>
                <w:rFonts w:ascii="Times New Roman" w:hAnsi="Times New Roman" w:cs="Times New Roman"/>
              </w:rPr>
            </w:pPr>
            <w:del w:id="392" w:author="1" w:date="2019-04-26T19:09:18Z">
              <w:r>
                <w:rPr>
                  <w:rFonts w:ascii="Times New Roman" w:hAnsi="Times New Roman" w:cs="Times New Roman"/>
                </w:rPr>
                <w:delText xml:space="preserve">            0x0, 0x0, 0x0, 0x0, 0x0, 0x0, 0x0, 0x0, 0x0, 0x0,</w:delText>
              </w:r>
            </w:del>
          </w:p>
          <w:p>
            <w:pPr>
              <w:widowControl w:val="0"/>
              <w:jc w:val="both"/>
              <w:rPr>
                <w:del w:id="393" w:author="1" w:date="2019-04-26T19:09:18Z"/>
                <w:rFonts w:ascii="Times New Roman" w:hAnsi="Times New Roman" w:cs="Times New Roman"/>
              </w:rPr>
            </w:pPr>
            <w:del w:id="394" w:author="1" w:date="2019-04-26T19:09:18Z">
              <w:r>
                <w:rPr>
                  <w:rFonts w:ascii="Times New Roman" w:hAnsi="Times New Roman" w:cs="Times New Roman"/>
                </w:rPr>
                <w:delText xml:space="preserve">            //jmpq *%rax</w:delText>
              </w:r>
            </w:del>
          </w:p>
          <w:p>
            <w:pPr>
              <w:widowControl w:val="0"/>
              <w:jc w:val="both"/>
              <w:rPr>
                <w:del w:id="395" w:author="1" w:date="2019-04-26T19:09:18Z"/>
                <w:rFonts w:ascii="Times New Roman" w:hAnsi="Times New Roman" w:cs="Times New Roman"/>
              </w:rPr>
            </w:pPr>
            <w:del w:id="396" w:author="1" w:date="2019-04-26T19:09:18Z">
              <w:r>
                <w:rPr>
                  <w:rFonts w:ascii="Times New Roman" w:hAnsi="Times New Roman" w:cs="Times New Roman"/>
                </w:rPr>
                <w:delText xml:space="preserve">            0x0, 0x0</w:delText>
              </w:r>
            </w:del>
          </w:p>
          <w:p>
            <w:pPr>
              <w:widowControl w:val="0"/>
              <w:jc w:val="both"/>
              <w:rPr>
                <w:del w:id="397" w:author="1" w:date="2019-04-26T19:09:18Z"/>
                <w:rFonts w:ascii="Times New Roman" w:hAnsi="Times New Roman" w:cs="Times New Roman"/>
              </w:rPr>
            </w:pPr>
            <w:del w:id="398" w:author="1" w:date="2019-04-26T19:09:18Z">
              <w:r>
                <w:rPr>
                  <w:rFonts w:ascii="Times New Roman" w:hAnsi="Times New Roman" w:cs="Times New Roman"/>
                </w:rPr>
                <w:delText xml:space="preserve">        };</w:delText>
              </w:r>
            </w:del>
          </w:p>
          <w:p>
            <w:pPr>
              <w:widowControl w:val="0"/>
              <w:jc w:val="both"/>
              <w:rPr>
                <w:del w:id="399" w:author="1" w:date="2019-04-26T19:09:18Z"/>
                <w:rFonts w:ascii="Times New Roman" w:hAnsi="Times New Roman" w:cs="Times New Roman"/>
              </w:rPr>
            </w:pPr>
            <w:del w:id="400" w:author="1" w:date="2019-04-26T19:09:18Z">
              <w:r>
                <w:rPr>
                  <w:rFonts w:ascii="Times New Roman" w:hAnsi="Times New Roman" w:cs="Times New Roman"/>
                </w:rPr>
                <w:delText>void set_hook_VMCS (void *to_mock_func, void *mock_func) //</w:delText>
              </w:r>
            </w:del>
            <w:del w:id="401" w:author="1" w:date="2019-04-26T19:09:18Z">
              <w:r>
                <w:rPr>
                  <w:rFonts w:hint="eastAsia" w:ascii="Times New Roman" w:hAnsi="Times New Roman" w:cs="Times New Roman"/>
                </w:rPr>
                <w:delText>一种攻击，用于</w:delText>
              </w:r>
            </w:del>
            <w:del w:id="402" w:author="1" w:date="2019-04-26T19:09:18Z">
              <w:r>
                <w:rPr>
                  <w:rFonts w:ascii="Times New Roman" w:hAnsi="Times New Roman" w:cs="Times New Roman"/>
                </w:rPr>
                <w:delText>hook</w:delText>
              </w:r>
            </w:del>
            <w:del w:id="403" w:author="1" w:date="2019-04-26T19:09:18Z">
              <w:r>
                <w:rPr>
                  <w:rFonts w:hint="eastAsia" w:ascii="Times New Roman" w:hAnsi="Times New Roman" w:cs="Times New Roman"/>
                </w:rPr>
                <w:delText>挂钩</w:delText>
              </w:r>
            </w:del>
            <w:del w:id="404" w:author="1" w:date="2019-04-26T19:09:18Z">
              <w:r>
                <w:rPr>
                  <w:rFonts w:ascii="Times New Roman" w:hAnsi="Times New Roman" w:cs="Times New Roman"/>
                </w:rPr>
                <w:delText>EPT</w:delText>
              </w:r>
            </w:del>
            <w:del w:id="405" w:author="1" w:date="2019-04-26T19:09:18Z">
              <w:r>
                <w:rPr>
                  <w:rFonts w:hint="eastAsia" w:ascii="Times New Roman" w:hAnsi="Times New Roman" w:cs="Times New Roman"/>
                </w:rPr>
                <w:delText>访问函数，重定向并获取</w:delText>
              </w:r>
            </w:del>
            <w:del w:id="406" w:author="1" w:date="2019-04-26T19:09:18Z">
              <w:r>
                <w:rPr>
                  <w:rFonts w:ascii="Times New Roman" w:hAnsi="Times New Roman" w:cs="Times New Roman"/>
                </w:rPr>
                <w:delText>EPT</w:delText>
              </w:r>
            </w:del>
            <w:del w:id="407" w:author="1" w:date="2019-04-26T19:09:18Z">
              <w:r>
                <w:rPr>
                  <w:rFonts w:hint="eastAsia" w:ascii="Times New Roman" w:hAnsi="Times New Roman" w:cs="Times New Roman"/>
                </w:rPr>
                <w:delText>的地址</w:delText>
              </w:r>
            </w:del>
          </w:p>
          <w:p>
            <w:pPr>
              <w:widowControl w:val="0"/>
              <w:jc w:val="both"/>
              <w:rPr>
                <w:del w:id="408" w:author="1" w:date="2019-04-26T19:09:18Z"/>
                <w:rFonts w:ascii="Times New Roman" w:hAnsi="Times New Roman" w:cs="Times New Roman"/>
              </w:rPr>
            </w:pPr>
            <w:del w:id="409" w:author="1" w:date="2019-04-26T19:09:18Z">
              <w:r>
                <w:rPr>
                  <w:rFonts w:ascii="Times New Roman" w:hAnsi="Times New Roman" w:cs="Times New Roman"/>
                </w:rPr>
                <w:delText>{</w:delText>
              </w:r>
            </w:del>
          </w:p>
          <w:p>
            <w:pPr>
              <w:widowControl w:val="0"/>
              <w:jc w:val="both"/>
              <w:rPr>
                <w:del w:id="410" w:author="1" w:date="2019-04-26T19:09:18Z"/>
                <w:rFonts w:ascii="Times New Roman" w:hAnsi="Times New Roman" w:cs="Times New Roman"/>
              </w:rPr>
            </w:pPr>
            <w:del w:id="411" w:author="1" w:date="2019-04-26T19:09:18Z">
              <w:r>
                <w:rPr>
                  <w:rFonts w:ascii="Times New Roman" w:hAnsi="Times New Roman" w:cs="Times New Roman"/>
                </w:rPr>
                <w:delText xml:space="preserve">        uint8_t machine_code[] = {</w:delText>
              </w:r>
            </w:del>
          </w:p>
          <w:p>
            <w:pPr>
              <w:widowControl w:val="0"/>
              <w:jc w:val="both"/>
              <w:rPr>
                <w:del w:id="412" w:author="1" w:date="2019-04-26T19:09:18Z"/>
                <w:rFonts w:ascii="Times New Roman" w:hAnsi="Times New Roman" w:cs="Times New Roman"/>
              </w:rPr>
            </w:pPr>
            <w:del w:id="413" w:author="1" w:date="2019-04-26T19:09:18Z">
              <w:r>
                <w:rPr>
                  <w:rFonts w:ascii="Times New Roman" w:hAnsi="Times New Roman" w:cs="Times New Roman"/>
                </w:rPr>
                <w:delText xml:space="preserve">            //movq $0x0, %rax </w:delText>
              </w:r>
            </w:del>
            <w:del w:id="414" w:author="1" w:date="2019-04-26T19:09:18Z">
              <w:r>
                <w:rPr>
                  <w:rFonts w:hint="eastAsia" w:ascii="Times New Roman" w:hAnsi="Times New Roman" w:cs="Times New Roman"/>
                </w:rPr>
                <w:delText>后面</w:delText>
              </w:r>
            </w:del>
            <w:del w:id="415" w:author="1" w:date="2019-04-26T19:09:18Z">
              <w:r>
                <w:rPr>
                  <w:rFonts w:ascii="Times New Roman" w:hAnsi="Times New Roman" w:cs="Times New Roman"/>
                </w:rPr>
                <w:delText>8</w:delText>
              </w:r>
            </w:del>
            <w:del w:id="416" w:author="1" w:date="2019-04-26T19:09:18Z">
              <w:r>
                <w:rPr>
                  <w:rFonts w:hint="eastAsia" w:ascii="Times New Roman" w:hAnsi="Times New Roman" w:cs="Times New Roman"/>
                </w:rPr>
                <w:delText>个字节的</w:delText>
              </w:r>
            </w:del>
            <w:del w:id="417" w:author="1" w:date="2019-04-26T19:09:18Z">
              <w:r>
                <w:rPr>
                  <w:rFonts w:ascii="Times New Roman" w:hAnsi="Times New Roman" w:cs="Times New Roman"/>
                </w:rPr>
                <w:delText>0</w:delText>
              </w:r>
            </w:del>
            <w:del w:id="418" w:author="1" w:date="2019-04-26T19:09:18Z">
              <w:r>
                <w:rPr>
                  <w:rFonts w:hint="eastAsia" w:ascii="Times New Roman" w:hAnsi="Times New Roman" w:cs="Times New Roman"/>
                </w:rPr>
                <w:delText>为</w:delText>
              </w:r>
            </w:del>
            <w:del w:id="419" w:author="1" w:date="2019-04-26T19:09:18Z">
              <w:r>
                <w:rPr>
                  <w:rFonts w:ascii="Times New Roman" w:hAnsi="Times New Roman" w:cs="Times New Roman"/>
                </w:rPr>
                <w:delText>64</w:delText>
              </w:r>
            </w:del>
            <w:del w:id="420" w:author="1" w:date="2019-04-26T19:09:18Z">
              <w:r>
                <w:rPr>
                  <w:rFonts w:hint="eastAsia" w:ascii="Times New Roman" w:hAnsi="Times New Roman" w:cs="Times New Roman"/>
                </w:rPr>
                <w:delText>位立即数</w:delText>
              </w:r>
            </w:del>
          </w:p>
          <w:p>
            <w:pPr>
              <w:widowControl w:val="0"/>
              <w:jc w:val="both"/>
              <w:rPr>
                <w:del w:id="421" w:author="1" w:date="2019-04-26T19:09:18Z"/>
                <w:rFonts w:ascii="Times New Roman" w:hAnsi="Times New Roman" w:cs="Times New Roman"/>
              </w:rPr>
            </w:pPr>
            <w:del w:id="422" w:author="1" w:date="2019-04-26T19:09:18Z">
              <w:r>
                <w:rPr>
                  <w:rFonts w:ascii="Times New Roman" w:hAnsi="Times New Roman" w:cs="Times New Roman"/>
                </w:rPr>
                <w:delText xml:space="preserve">            0xff, 0x0, 0x0, 0x0, 0x0, 0x0, 0x0, 0x0, 0x0</w:delText>
              </w:r>
            </w:del>
          </w:p>
          <w:p>
            <w:pPr>
              <w:widowControl w:val="0"/>
              <w:jc w:val="both"/>
              <w:rPr>
                <w:del w:id="423" w:author="1" w:date="2019-04-26T19:09:18Z"/>
                <w:rFonts w:ascii="Times New Roman" w:hAnsi="Times New Roman" w:cs="Times New Roman"/>
              </w:rPr>
            </w:pPr>
            <w:del w:id="424" w:author="1" w:date="2019-04-26T19:09:18Z">
              <w:r>
                <w:rPr>
                  <w:rFonts w:ascii="Times New Roman" w:hAnsi="Times New Roman" w:cs="Times New Roman"/>
                </w:rPr>
                <w:delText xml:space="preserve">            //jmpq *%rax</w:delText>
              </w:r>
            </w:del>
          </w:p>
          <w:p>
            <w:pPr>
              <w:widowControl w:val="0"/>
              <w:jc w:val="both"/>
              <w:rPr>
                <w:del w:id="425" w:author="1" w:date="2019-04-26T19:09:18Z"/>
                <w:rFonts w:ascii="Times New Roman" w:hAnsi="Times New Roman" w:cs="Times New Roman"/>
              </w:rPr>
            </w:pPr>
            <w:del w:id="426" w:author="1" w:date="2019-04-26T19:09:18Z">
              <w:r>
                <w:rPr>
                  <w:rFonts w:ascii="Times New Roman" w:hAnsi="Times New Roman" w:cs="Times New Roman"/>
                </w:rPr>
                <w:delText xml:space="preserve">        };</w:delText>
              </w:r>
            </w:del>
          </w:p>
          <w:p>
            <w:pPr>
              <w:widowControl w:val="0"/>
              <w:jc w:val="both"/>
              <w:rPr>
                <w:del w:id="427" w:author="1" w:date="2019-04-26T19:09:18Z"/>
                <w:rFonts w:ascii="Times New Roman" w:hAnsi="Times New Roman" w:cs="Times New Roman"/>
              </w:rPr>
            </w:pPr>
            <w:del w:id="428" w:author="1" w:date="2019-04-26T19:09:18Z">
              <w:r>
                <w:rPr>
                  <w:rFonts w:ascii="Times New Roman" w:hAnsi="Times New Roman" w:cs="Times New Roman"/>
                </w:rPr>
                <w:delText xml:space="preserve">        int pagesize = 4096;</w:delText>
              </w:r>
            </w:del>
          </w:p>
          <w:p>
            <w:pPr>
              <w:widowControl w:val="0"/>
              <w:jc w:val="both"/>
              <w:rPr>
                <w:del w:id="429" w:author="1" w:date="2019-04-26T19:09:18Z"/>
                <w:rFonts w:ascii="Times New Roman" w:hAnsi="Times New Roman" w:cs="Times New Roman"/>
              </w:rPr>
            </w:pPr>
            <w:del w:id="430" w:author="1" w:date="2019-04-26T19:09:18Z">
              <w:r>
                <w:rPr>
                  <w:rFonts w:ascii="Times New Roman" w:hAnsi="Times New Roman" w:cs="Times New Roman"/>
                </w:rPr>
                <w:delText xml:space="preserve">        void *p;</w:delText>
              </w:r>
            </w:del>
          </w:p>
          <w:p>
            <w:pPr>
              <w:widowControl w:val="0"/>
              <w:jc w:val="both"/>
              <w:rPr>
                <w:del w:id="431" w:author="1" w:date="2019-04-26T19:09:18Z"/>
                <w:rFonts w:ascii="Times New Roman" w:hAnsi="Times New Roman" w:cs="Times New Roman"/>
              </w:rPr>
            </w:pPr>
            <w:del w:id="432" w:author="1" w:date="2019-04-26T19:09:18Z">
              <w:r>
                <w:rPr>
                  <w:rFonts w:ascii="Times New Roman" w:hAnsi="Times New Roman" w:cs="Times New Roman"/>
                </w:rPr>
                <w:delText xml:space="preserve">        mem_VMCS= (uint8_t *) to_mock_func;</w:delText>
              </w:r>
            </w:del>
          </w:p>
          <w:p>
            <w:pPr>
              <w:widowControl w:val="0"/>
              <w:jc w:val="both"/>
              <w:rPr>
                <w:del w:id="433" w:author="1" w:date="2019-04-26T19:09:18Z"/>
                <w:rFonts w:ascii="Times New Roman" w:hAnsi="Times New Roman" w:cs="Times New Roman"/>
              </w:rPr>
            </w:pPr>
            <w:del w:id="434" w:author="1" w:date="2019-04-26T19:09:18Z">
              <w:r>
                <w:rPr>
                  <w:rFonts w:ascii="Times New Roman" w:hAnsi="Times New Roman" w:cs="Times New Roman"/>
                </w:rPr>
                <w:tab/>
              </w:r>
            </w:del>
            <w:del w:id="435" w:author="1" w:date="2019-04-26T19:09:18Z">
              <w:r>
                <w:rPr>
                  <w:rFonts w:ascii="Times New Roman" w:hAnsi="Times New Roman" w:cs="Times New Roman"/>
                </w:rPr>
                <w:delText>p = (uint8_t*) (mem_ VMCS- ((uint64_t) mem_ VMCS% pagesize));</w:delText>
              </w:r>
            </w:del>
          </w:p>
          <w:p>
            <w:pPr>
              <w:widowControl w:val="0"/>
              <w:jc w:val="both"/>
              <w:rPr>
                <w:del w:id="436" w:author="1" w:date="2019-04-26T19:09:18Z"/>
                <w:rFonts w:ascii="Times New Roman" w:hAnsi="Times New Roman" w:cs="Times New Roman"/>
              </w:rPr>
            </w:pPr>
            <w:del w:id="437" w:author="1" w:date="2019-04-26T19:09:18Z">
              <w:r>
                <w:rPr>
                  <w:rFonts w:ascii="Times New Roman" w:hAnsi="Times New Roman" w:cs="Times New Roman"/>
                </w:rPr>
                <w:delText xml:space="preserve">        make_rw((unsigned long)to_mock_func);</w:delText>
              </w:r>
            </w:del>
          </w:p>
          <w:p>
            <w:pPr>
              <w:widowControl w:val="0"/>
              <w:jc w:val="both"/>
              <w:rPr>
                <w:del w:id="438" w:author="1" w:date="2019-04-26T19:09:18Z"/>
                <w:rFonts w:ascii="Times New Roman" w:hAnsi="Times New Roman" w:cs="Times New Roman"/>
              </w:rPr>
            </w:pPr>
          </w:p>
          <w:p>
            <w:pPr>
              <w:widowControl w:val="0"/>
              <w:jc w:val="both"/>
              <w:rPr>
                <w:del w:id="439" w:author="1" w:date="2019-04-26T19:09:18Z"/>
                <w:rFonts w:ascii="Times New Roman" w:hAnsi="Times New Roman" w:cs="Times New Roman"/>
              </w:rPr>
            </w:pPr>
            <w:del w:id="440" w:author="1" w:date="2019-04-26T19:09:18Z">
              <w:r>
                <w:rPr>
                  <w:rFonts w:ascii="Times New Roman" w:hAnsi="Times New Roman" w:cs="Times New Roman"/>
                </w:rPr>
                <w:delText xml:space="preserve">        //</w:delText>
              </w:r>
            </w:del>
            <w:del w:id="441" w:author="1" w:date="2019-04-26T19:09:18Z">
              <w:r>
                <w:rPr>
                  <w:rFonts w:hint="eastAsia" w:ascii="Times New Roman" w:hAnsi="Times New Roman" w:cs="Times New Roman"/>
                </w:rPr>
                <w:delText>改写立即数为</w:delText>
              </w:r>
            </w:del>
            <w:del w:id="442" w:author="1" w:date="2019-04-26T19:09:18Z">
              <w:r>
                <w:rPr>
                  <w:rFonts w:ascii="Times New Roman" w:hAnsi="Times New Roman" w:cs="Times New Roman"/>
                </w:rPr>
                <w:delText>mock</w:delText>
              </w:r>
            </w:del>
            <w:del w:id="443" w:author="1" w:date="2019-04-26T19:09:18Z">
              <w:r>
                <w:rPr>
                  <w:rFonts w:hint="eastAsia" w:ascii="Times New Roman" w:hAnsi="Times New Roman" w:cs="Times New Roman"/>
                </w:rPr>
                <w:delText>的地址</w:delText>
              </w:r>
            </w:del>
            <w:del w:id="444" w:author="1" w:date="2019-04-26T19:09:18Z">
              <w:r>
                <w:rPr>
                  <w:rFonts w:ascii="Times New Roman" w:hAnsi="Times New Roman" w:cs="Times New Roman"/>
                </w:rPr>
                <w:delText>,</w:delText>
              </w:r>
            </w:del>
            <w:del w:id="445" w:author="1" w:date="2019-04-26T19:09:18Z">
              <w:r>
                <w:rPr>
                  <w:rFonts w:hint="eastAsia" w:ascii="Times New Roman" w:hAnsi="Times New Roman" w:cs="Times New Roman"/>
                </w:rPr>
                <w:delText>写入函数入口处</w:delText>
              </w:r>
            </w:del>
          </w:p>
          <w:p>
            <w:pPr>
              <w:widowControl w:val="0"/>
              <w:jc w:val="both"/>
              <w:rPr>
                <w:del w:id="446" w:author="1" w:date="2019-04-26T19:09:18Z"/>
                <w:rFonts w:ascii="Times New Roman" w:hAnsi="Times New Roman" w:cs="Times New Roman"/>
              </w:rPr>
            </w:pPr>
            <w:del w:id="447" w:author="1" w:date="2019-04-26T19:09:18Z">
              <w:r>
                <w:rPr>
                  <w:rFonts w:ascii="Times New Roman" w:hAnsi="Times New Roman" w:cs="Times New Roman"/>
                </w:rPr>
                <w:tab/>
              </w:r>
            </w:del>
            <w:del w:id="448" w:author="1" w:date="2019-04-26T19:09:18Z">
              <w:r>
                <w:rPr>
                  <w:rFonts w:ascii="Times New Roman" w:hAnsi="Times New Roman" w:cs="Times New Roman"/>
                </w:rPr>
                <w:delText>memcpy(orig_code_VMCS, mem_VMCS, sizeof(orig_code_VMCS));</w:delText>
              </w:r>
            </w:del>
          </w:p>
          <w:p>
            <w:pPr>
              <w:widowControl w:val="0"/>
              <w:jc w:val="both"/>
              <w:rPr>
                <w:del w:id="449" w:author="1" w:date="2019-04-26T19:09:18Z"/>
                <w:rFonts w:ascii="Times New Roman" w:hAnsi="Times New Roman" w:cs="Times New Roman"/>
              </w:rPr>
            </w:pPr>
            <w:del w:id="450" w:author="1" w:date="2019-04-26T19:09:18Z">
              <w:r>
                <w:rPr>
                  <w:rFonts w:ascii="Times New Roman" w:hAnsi="Times New Roman" w:cs="Times New Roman"/>
                </w:rPr>
                <w:delText xml:space="preserve">        memcpy(machine_code + 1, &amp;mock_func, sizeof(mock_func));</w:delText>
              </w:r>
            </w:del>
          </w:p>
          <w:p>
            <w:pPr>
              <w:widowControl w:val="0"/>
              <w:jc w:val="both"/>
              <w:rPr>
                <w:del w:id="451" w:author="1" w:date="2019-04-26T19:09:18Z"/>
                <w:rFonts w:ascii="Times New Roman" w:hAnsi="Times New Roman" w:cs="Times New Roman"/>
              </w:rPr>
            </w:pPr>
            <w:del w:id="452" w:author="1" w:date="2019-04-26T19:09:18Z">
              <w:r>
                <w:rPr>
                  <w:rFonts w:ascii="Times New Roman" w:hAnsi="Times New Roman" w:cs="Times New Roman"/>
                </w:rPr>
                <w:delText xml:space="preserve">        memcpy(mem_VMCS, machine_code, sizeof(machine_code))</w:delText>
              </w:r>
            </w:del>
          </w:p>
          <w:p>
            <w:pPr>
              <w:widowControl w:val="0"/>
              <w:jc w:val="both"/>
              <w:rPr>
                <w:del w:id="453" w:author="1" w:date="2019-04-26T19:09:18Z"/>
                <w:rFonts w:ascii="Times New Roman" w:hAnsi="Times New Roman" w:cs="Times New Roman"/>
              </w:rPr>
            </w:pPr>
            <w:del w:id="454" w:author="1" w:date="2019-04-26T19:09:18Z">
              <w:r>
                <w:rPr>
                  <w:rFonts w:ascii="Times New Roman" w:hAnsi="Times New Roman" w:cs="Times New Roman"/>
                </w:rPr>
                <w:delText>}</w:delText>
              </w:r>
            </w:del>
          </w:p>
        </w:tc>
      </w:tr>
    </w:tbl>
    <w:p>
      <w:pPr>
        <w:ind w:firstLine="420"/>
        <w:rPr>
          <w:rFonts w:ascii="Times New Roman" w:hAnsi="Times New Roman" w:cs="Times New Roman"/>
        </w:rPr>
      </w:pP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both"/>
              <w:rPr>
                <w:ins w:id="455" w:author="1" w:date="2019-04-26T19:09:15Z"/>
                <w:rFonts w:ascii="Times New Roman" w:hAnsi="Times New Roman" w:cs="Times New Roman"/>
              </w:rPr>
            </w:pPr>
            <w:ins w:id="456" w:author="1" w:date="2019-04-26T19:09:15Z">
              <w:r>
                <w:rPr>
                  <w:rFonts w:ascii="Times New Roman" w:hAnsi="Times New Roman" w:cs="Times New Roman"/>
                </w:rPr>
                <w:t>//</w:t>
              </w:r>
            </w:ins>
            <w:ins w:id="457" w:author="1" w:date="2019-04-26T19:09:15Z">
              <w:r>
                <w:rPr>
                  <w:rFonts w:hint="eastAsia" w:ascii="Times New Roman" w:hAnsi="Times New Roman" w:cs="Times New Roman"/>
                </w:rPr>
                <w:t>实施</w:t>
              </w:r>
            </w:ins>
            <w:ins w:id="458" w:author="1" w:date="2019-04-26T19:09:15Z">
              <w:r>
                <w:rPr>
                  <w:rFonts w:ascii="Times New Roman" w:hAnsi="Times New Roman" w:cs="Times New Roman"/>
                </w:rPr>
                <w:t>VMCS</w:t>
              </w:r>
            </w:ins>
            <w:ins w:id="459" w:author="1" w:date="2019-04-26T19:09:15Z">
              <w:r>
                <w:rPr>
                  <w:rFonts w:hint="eastAsia" w:ascii="Times New Roman" w:hAnsi="Times New Roman" w:cs="Times New Roman"/>
                </w:rPr>
                <w:t>篡改测试的关键代码</w:t>
              </w:r>
            </w:ins>
          </w:p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//vmx.c </w:t>
            </w:r>
            <w:r>
              <w:rPr>
                <w:rFonts w:hint="eastAsia" w:ascii="Times New Roman" w:hAnsi="Times New Roman" w:cs="Times New Roman"/>
              </w:rPr>
              <w:t>内核更改部分</w:t>
            </w:r>
          </w:p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void vmcs_load_attack(struct vmcs *vmcs_signal)</w:t>
            </w:r>
          </w:p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{</w:t>
            </w:r>
          </w:p>
          <w:p>
            <w:pPr>
              <w:widowControl w:val="0"/>
              <w:ind w:firstLine="360" w:firstLineChars="15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vmcs_load_part(vmcs_signal);</w:t>
            </w:r>
          </w:p>
          <w:p>
            <w:pPr>
              <w:widowControl w:val="0"/>
              <w:ind w:firstLine="360" w:firstLineChars="15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printk(“The content of VMCS is %lx\n!”,*(vmcs_signal-&gt;data));</w:t>
            </w:r>
          </w:p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}</w:t>
            </w:r>
          </w:p>
        </w:tc>
      </w:tr>
    </w:tbl>
    <w:p>
      <w:pPr>
        <w:ind w:firstLine="420"/>
        <w:rPr>
          <w:rFonts w:ascii="Times New Roman" w:hAnsi="Times New Roman" w:cs="Times New Roman"/>
        </w:rPr>
      </w:pP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//VMCS_attack.c</w:t>
            </w:r>
          </w:p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攻击实施</w:t>
            </w:r>
            <w:r>
              <w:rPr>
                <w:rFonts w:ascii="Times New Roman" w:hAnsi="Times New Roman" w:cs="Times New Roman"/>
              </w:rPr>
              <w:t>,</w:t>
            </w:r>
            <w:r>
              <w:rPr>
                <w:rFonts w:hint="eastAsia" w:ascii="Times New Roman" w:hAnsi="Times New Roman" w:cs="Times New Roman"/>
              </w:rPr>
              <w:t>调用</w:t>
            </w:r>
            <w:r>
              <w:rPr>
                <w:rFonts w:ascii="Times New Roman" w:hAnsi="Times New Roman" w:cs="Times New Roman"/>
              </w:rPr>
              <w:t>Set_hook_VMCS(vmcs_load , vmcs_load_attack)</w:t>
            </w:r>
          </w:p>
        </w:tc>
      </w:tr>
    </w:tbl>
    <w:p>
      <w:pPr>
        <w:rPr>
          <w:rFonts w:ascii="Times New Roman" w:hAnsi="Times New Roman" w:cs="Times New Roman"/>
        </w:rPr>
      </w:pP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  <w:ins w:id="461" w:author="1" w:date="2019-04-26T19:18:58Z"/>
              </w:numPr>
              <w:ind w:left="360" w:hanging="360"/>
              <w:jc w:val="both"/>
              <w:rPr>
                <w:del w:id="462" w:author="1" w:date="2019-04-26T19:18:11Z"/>
                <w:rFonts w:ascii="Times New Roman" w:hAnsi="Times New Roman" w:cs="Times New Roman"/>
              </w:rPr>
              <w:pPrChange w:id="460" w:author="1" w:date="2019-04-26T19:18:58Z">
                <w:pPr>
                  <w:widowControl w:val="0"/>
                  <w:jc w:val="both"/>
                </w:pPr>
              </w:pPrChange>
            </w:pPr>
            <w:ins w:id="463" w:author="1" w:date="2019-04-26T19:17:57Z">
              <w:r>
                <w:rPr>
                  <w:rFonts w:hint="eastAsia" w:ascii="Times New Roman" w:hAnsi="Times New Roman" w:cs="Times New Roman"/>
                  <w:lang w:val="en-US" w:eastAsia="zh-CN"/>
                </w:rPr>
                <w:t>未</w:t>
              </w:r>
            </w:ins>
            <w:ins w:id="464" w:author="1" w:date="2019-04-26T19:17:59Z">
              <w:r>
                <w:rPr>
                  <w:rFonts w:hint="eastAsia" w:ascii="Times New Roman" w:hAnsi="Times New Roman" w:cs="Times New Roman"/>
                  <w:lang w:val="en-US" w:eastAsia="zh-CN"/>
                </w:rPr>
                <w:t>加载</w:t>
              </w:r>
            </w:ins>
            <w:ins w:id="465" w:author="1" w:date="2019-04-26T19:18:06Z">
              <w:r>
                <w:rPr>
                  <w:rFonts w:hint="eastAsia" w:ascii="Times New Roman" w:hAnsi="Times New Roman" w:cs="Times New Roman"/>
                  <w:lang w:val="en-US" w:eastAsia="zh-CN"/>
                </w:rPr>
                <w:t>虚拟机</w:t>
              </w:r>
            </w:ins>
            <w:ins w:id="466" w:author="1" w:date="2019-04-26T19:18:00Z">
              <w:r>
                <w:rPr>
                  <w:rFonts w:hint="eastAsia" w:ascii="Times New Roman" w:hAnsi="Times New Roman" w:cs="Times New Roman"/>
                  <w:lang w:val="en-US" w:eastAsia="zh-CN"/>
                </w:rPr>
                <w:t>安全</w:t>
              </w:r>
            </w:ins>
            <w:ins w:id="467" w:author="1" w:date="2019-04-26T19:18:02Z">
              <w:r>
                <w:rPr>
                  <w:rFonts w:hint="eastAsia" w:ascii="Times New Roman" w:hAnsi="Times New Roman" w:cs="Times New Roman"/>
                  <w:lang w:val="en-US" w:eastAsia="zh-CN"/>
                </w:rPr>
                <w:t>套件</w:t>
              </w:r>
            </w:ins>
            <w:ins w:id="468" w:author="1" w:date="2019-04-26T19:18:09Z">
              <w:r>
                <w:rPr>
                  <w:rFonts w:hint="eastAsia" w:ascii="Times New Roman" w:hAnsi="Times New Roman" w:cs="Times New Roman"/>
                  <w:lang w:val="en-US" w:eastAsia="zh-CN"/>
                </w:rPr>
                <w:t>，</w:t>
              </w:r>
            </w:ins>
            <w:del w:id="469" w:author="1" w:date="2019-04-26T19:18:11Z">
              <w:r>
                <w:rPr>
                  <w:rFonts w:hint="eastAsia" w:ascii="Times New Roman" w:hAnsi="Times New Roman" w:cs="Times New Roman"/>
                </w:rPr>
                <w:delText>结果假设分析：</w:delText>
              </w:r>
            </w:del>
          </w:p>
          <w:p>
            <w:pPr>
              <w:widowControl w:val="0"/>
              <w:numPr>
                <w:ilvl w:val="0"/>
                <w:numId w:val="5"/>
                <w:ins w:id="471" w:author="1" w:date="2019-04-26T19:18:58Z"/>
              </w:numPr>
              <w:ind w:left="360" w:hanging="360"/>
              <w:jc w:val="both"/>
              <w:rPr>
                <w:ins w:id="472" w:author="1" w:date="2019-04-26T19:17:18Z"/>
              </w:rPr>
              <w:pPrChange w:id="470" w:author="1" w:date="2019-04-26T19:18:58Z">
                <w:pPr/>
              </w:pPrChange>
            </w:pPr>
            <w:ins w:id="473" w:author="1" w:date="2019-04-26T19:18:13Z">
              <w:r>
                <w:rPr>
                  <w:rFonts w:hint="eastAsia" w:ascii="Times New Roman" w:hAnsi="Times New Roman" w:cs="Times New Roman"/>
                  <w:lang w:val="en-US" w:eastAsia="zh-CN"/>
                </w:rPr>
                <w:t>会</w:t>
              </w:r>
            </w:ins>
            <w:ins w:id="474" w:author="1" w:date="2019-04-26T19:17:18Z">
              <w:r>
                <w:rPr>
                  <w:rFonts w:hint="eastAsia" w:ascii="Times New Roman" w:hAnsi="Times New Roman" w:cs="Times New Roman"/>
                </w:rPr>
                <w:t>打印</w:t>
              </w:r>
            </w:ins>
            <w:ins w:id="475" w:author="1" w:date="2019-04-26T19:17:18Z">
              <w:r>
                <w:rPr>
                  <w:rFonts w:ascii="Times New Roman" w:hAnsi="Times New Roman" w:cs="Times New Roman"/>
                </w:rPr>
                <w:t>*(vmcs_signal-&gt;data)</w:t>
              </w:r>
            </w:ins>
            <w:ins w:id="476" w:author="1" w:date="2019-04-26T19:17:18Z">
              <w:r>
                <w:rPr>
                  <w:rFonts w:hint="eastAsia" w:ascii="Times New Roman" w:hAnsi="Times New Roman" w:cs="Times New Roman"/>
                </w:rPr>
                <w:t>（</w:t>
              </w:r>
            </w:ins>
            <w:ins w:id="477" w:author="1" w:date="2019-04-26T19:17:18Z">
              <w:r>
                <w:rPr>
                  <w:rFonts w:ascii="Times New Roman" w:hAnsi="Times New Roman" w:cs="Times New Roman"/>
                </w:rPr>
                <w:t>VMCS</w:t>
              </w:r>
            </w:ins>
            <w:ins w:id="478" w:author="1" w:date="2019-04-26T19:17:18Z">
              <w:r>
                <w:rPr>
                  <w:rFonts w:hint="eastAsia" w:ascii="Times New Roman" w:hAnsi="Times New Roman" w:cs="Times New Roman"/>
                </w:rPr>
                <w:t>内容）的值</w:t>
              </w:r>
            </w:ins>
            <w:ins w:id="479" w:author="1" w:date="2019-04-26T19:17:18Z">
              <w:r>
                <w:rPr>
                  <w:rFonts w:hint="eastAsia" w:ascii="Times New Roman" w:hAnsi="Times New Roman" w:cs="Times New Roman"/>
                  <w:lang w:eastAsia="zh-CN"/>
                </w:rPr>
                <w:t>。</w:t>
              </w:r>
            </w:ins>
          </w:p>
          <w:p>
            <w:pPr>
              <w:widowControl w:val="0"/>
              <w:numPr>
                <w:ilvl w:val="0"/>
                <w:numId w:val="5"/>
              </w:numPr>
              <w:ind w:left="360" w:hanging="360" w:firstLineChars="0"/>
              <w:jc w:val="both"/>
              <w:rPr>
                <w:del w:id="481" w:author="1" w:date="2019-04-26T19:18:58Z"/>
                <w:rFonts w:ascii="Times New Roman" w:hAnsi="Times New Roman" w:cs="Times New Roman"/>
              </w:rPr>
              <w:pPrChange w:id="480" w:author="juku" w:date="2019-03-18T20:18:00Z">
                <w:pPr>
                  <w:pStyle w:val="23"/>
                  <w:numPr>
                    <w:ilvl w:val="0"/>
                    <w:numId w:val="5"/>
                  </w:numPr>
                  <w:ind w:left="360" w:hanging="360" w:firstLineChars="0"/>
                </w:pPr>
              </w:pPrChange>
            </w:pPr>
            <w:ins w:id="482" w:author="1" w:date="2019-04-26T19:18:32Z">
              <w:r>
                <w:rPr>
                  <w:rFonts w:hint="eastAsia" w:ascii="Times New Roman" w:hAnsi="Times New Roman" w:cs="Times New Roman"/>
                  <w:lang w:val="en-US" w:eastAsia="zh-CN"/>
                </w:rPr>
                <w:t>加载虚拟机安全套件</w:t>
              </w:r>
            </w:ins>
            <w:ins w:id="483" w:author="1" w:date="2019-04-26T19:18:35Z">
              <w:r>
                <w:rPr>
                  <w:rFonts w:hint="eastAsia" w:ascii="Times New Roman" w:hAnsi="Times New Roman" w:cs="Times New Roman"/>
                  <w:lang w:val="en-US" w:eastAsia="zh-CN"/>
                </w:rPr>
                <w:t>后，</w:t>
              </w:r>
            </w:ins>
            <w:ins w:id="484" w:author="1" w:date="2019-04-26T19:18:38Z">
              <w:r>
                <w:rPr>
                  <w:rFonts w:hint="eastAsia" w:ascii="Times New Roman" w:hAnsi="Times New Roman" w:cs="Times New Roman"/>
                  <w:lang w:val="en-US" w:eastAsia="zh-CN"/>
                </w:rPr>
                <w:t>不</w:t>
              </w:r>
            </w:ins>
            <w:ins w:id="485" w:author="1" w:date="2019-04-26T19:18:25Z">
              <w:r>
                <w:rPr>
                  <w:rFonts w:hint="eastAsia" w:ascii="Times New Roman" w:hAnsi="Times New Roman" w:cs="Times New Roman"/>
                  <w:lang w:val="en-US" w:eastAsia="zh-CN"/>
                </w:rPr>
                <w:t>会</w:t>
              </w:r>
            </w:ins>
            <w:ins w:id="486" w:author="1" w:date="2019-04-26T19:18:25Z">
              <w:r>
                <w:rPr>
                  <w:rFonts w:hint="eastAsia" w:ascii="Times New Roman" w:hAnsi="Times New Roman" w:cs="Times New Roman"/>
                </w:rPr>
                <w:t>打印</w:t>
              </w:r>
            </w:ins>
            <w:ins w:id="487" w:author="1" w:date="2019-04-26T19:18:25Z">
              <w:r>
                <w:rPr>
                  <w:rFonts w:ascii="Times New Roman" w:hAnsi="Times New Roman" w:cs="Times New Roman"/>
                </w:rPr>
                <w:t>*(vmcs_signal-&gt;data)</w:t>
              </w:r>
            </w:ins>
            <w:ins w:id="488" w:author="1" w:date="2019-04-26T19:18:25Z">
              <w:r>
                <w:rPr>
                  <w:rFonts w:hint="eastAsia" w:ascii="Times New Roman" w:hAnsi="Times New Roman" w:cs="Times New Roman"/>
                </w:rPr>
                <w:t>（</w:t>
              </w:r>
            </w:ins>
            <w:ins w:id="489" w:author="1" w:date="2019-04-26T19:18:25Z">
              <w:r>
                <w:rPr>
                  <w:rFonts w:ascii="Times New Roman" w:hAnsi="Times New Roman" w:cs="Times New Roman"/>
                </w:rPr>
                <w:t>VMCS</w:t>
              </w:r>
            </w:ins>
            <w:ins w:id="490" w:author="1" w:date="2019-04-26T19:18:25Z">
              <w:r>
                <w:rPr>
                  <w:rFonts w:hint="eastAsia" w:ascii="Times New Roman" w:hAnsi="Times New Roman" w:cs="Times New Roman"/>
                </w:rPr>
                <w:t>内容）的值</w:t>
              </w:r>
            </w:ins>
            <w:ins w:id="491" w:author="1" w:date="2019-04-26T19:18:27Z">
              <w:r>
                <w:rPr>
                  <w:rFonts w:hint="eastAsia" w:ascii="Times New Roman" w:hAnsi="Times New Roman" w:cs="Times New Roman"/>
                  <w:lang w:eastAsia="zh-CN"/>
                </w:rPr>
                <w:t>，</w:t>
              </w:r>
            </w:ins>
            <w:ins w:id="492" w:author="juku" w:date="2019-03-18T20:18:00Z">
              <w:del w:id="493" w:author="1" w:date="2019-04-26T19:19:04Z">
                <w:r>
                  <w:rPr>
                    <w:rFonts w:hint="eastAsia" w:ascii="Times New Roman" w:hAnsi="Times New Roman" w:cs="Times New Roman"/>
                  </w:rPr>
                  <w:delText>1</w:delText>
                </w:r>
              </w:del>
            </w:ins>
            <w:ins w:id="494" w:author="juku" w:date="2019-03-18T20:18:00Z">
              <w:del w:id="495" w:author="1" w:date="2019-04-26T19:18:41Z">
                <w:r>
                  <w:rPr>
                    <w:rFonts w:hint="eastAsia" w:ascii="Times New Roman" w:hAnsi="Times New Roman" w:cs="Times New Roman"/>
                    <w:lang w:val="en-US"/>
                  </w:rPr>
                  <w:delText>）</w:delText>
                </w:r>
              </w:del>
            </w:ins>
            <w:ins w:id="496" w:author="1" w:date="2019-04-26T19:18:42Z">
              <w:r>
                <w:rPr>
                  <w:rFonts w:hint="eastAsia" w:ascii="Times New Roman" w:hAnsi="Times New Roman" w:cs="Times New Roman"/>
                  <w:lang w:val="en-US" w:eastAsia="zh-CN"/>
                </w:rPr>
                <w:t>并</w:t>
              </w:r>
            </w:ins>
            <w:r>
              <w:rPr>
                <w:rFonts w:hint="eastAsia" w:ascii="Times New Roman" w:hAnsi="Times New Roman" w:cs="Times New Roman"/>
              </w:rPr>
              <w:t>出现访问错误（</w:t>
            </w:r>
            <w:r>
              <w:rPr>
                <w:rFonts w:ascii="Times New Roman" w:hAnsi="Times New Roman" w:cs="Times New Roman"/>
              </w:rPr>
              <w:t>page fault</w:t>
            </w:r>
            <w:r>
              <w:rPr>
                <w:rFonts w:hint="eastAsia" w:ascii="Times New Roman" w:hAnsi="Times New Roman" w:cs="Times New Roman"/>
              </w:rPr>
              <w:t>）</w:t>
            </w:r>
            <w:ins w:id="497" w:author="1" w:date="2019-04-26T19:19:44Z">
              <w:r>
                <w:rPr>
                  <w:rFonts w:hint="eastAsia" w:ascii="Times New Roman" w:hAnsi="Times New Roman" w:cs="Times New Roman"/>
                  <w:lang w:val="en-US" w:eastAsia="zh-CN"/>
                </w:rPr>
                <w:t>警告</w:t>
              </w:r>
            </w:ins>
            <w:r>
              <w:rPr>
                <w:rFonts w:hint="eastAsia" w:ascii="Times New Roman" w:hAnsi="Times New Roman" w:cs="Times New Roman"/>
              </w:rPr>
              <w:t>，</w:t>
            </w:r>
            <w:ins w:id="498" w:author="juku" w:date="2019-03-06T21:52:00Z">
              <w:r>
                <w:rPr>
                  <w:rFonts w:hint="eastAsia" w:ascii="Times New Roman" w:hAnsi="Times New Roman" w:cs="Times New Roman"/>
                </w:rPr>
                <w:t>无法在普通</w:t>
              </w:r>
            </w:ins>
            <w:ins w:id="499" w:author="juku" w:date="2019-03-06T21:53:00Z">
              <w:r>
                <w:rPr>
                  <w:rFonts w:hint="eastAsia" w:ascii="Times New Roman" w:hAnsi="Times New Roman" w:cs="Times New Roman"/>
                </w:rPr>
                <w:t>地址空间中访问</w:t>
              </w:r>
            </w:ins>
            <w:ins w:id="500" w:author="juku" w:date="2019-03-06T21:53:00Z">
              <w:r>
                <w:rPr>
                  <w:rFonts w:ascii="Times New Roman" w:hAnsi="Times New Roman" w:cs="Times New Roman"/>
                </w:rPr>
                <w:t>VMCS</w:t>
              </w:r>
            </w:ins>
            <w:del w:id="501" w:author="juku" w:date="2019-03-06T21:52:00Z">
              <w:commentRangeStart w:id="3"/>
              <w:r>
                <w:rPr>
                  <w:rFonts w:hint="eastAsia" w:ascii="Times New Roman" w:hAnsi="Times New Roman" w:cs="Times New Roman"/>
                </w:rPr>
                <w:delText>读操作阻止问题</w:delText>
              </w:r>
            </w:del>
            <w:del w:id="502" w:author="juku" w:date="2019-03-06T21:53:00Z">
              <w:r>
                <w:rPr>
                  <w:rFonts w:hint="eastAsia" w:ascii="Times New Roman" w:hAnsi="Times New Roman" w:cs="Times New Roman"/>
                </w:rPr>
                <w:delText>，则攻击阻止成功</w:delText>
              </w:r>
              <w:commentRangeEnd w:id="3"/>
            </w:del>
            <w:r>
              <w:rPr>
                <w:rStyle w:val="19"/>
                <w:rFonts w:ascii="Times New Roman" w:hAnsi="Times New Roman" w:cs="Times New Roman"/>
                <w:rPrChange w:id="503" w:author="juku" w:date="2019-03-18T19:04:00Z">
                  <w:rPr>
                    <w:rStyle w:val="19"/>
                  </w:rPr>
                </w:rPrChange>
              </w:rPr>
              <w:commentReference w:id="3"/>
            </w:r>
            <w:del w:id="504" w:author="1" w:date="2019-04-26T19:18:49Z">
              <w:r>
                <w:rPr>
                  <w:rFonts w:hint="eastAsia" w:ascii="Times New Roman" w:hAnsi="Times New Roman" w:cs="Times New Roman"/>
                </w:rPr>
                <w:delText>！</w:delText>
              </w:r>
            </w:del>
            <w:ins w:id="505" w:author="juku" w:date="2019-03-06T21:53:00Z">
              <w:del w:id="506" w:author="1" w:date="2019-04-26T19:18:49Z">
                <w:r>
                  <w:rPr>
                    <w:rFonts w:hint="eastAsia" w:ascii="Times New Roman" w:hAnsi="Times New Roman" w:cs="Times New Roman"/>
                  </w:rPr>
                  <w:delText>，</w:delText>
                </w:r>
              </w:del>
            </w:ins>
            <w:ins w:id="507" w:author="unknown" w:date="2019-03-06T10:36:00Z">
              <w:del w:id="508" w:author="1" w:date="2019-04-26T19:18:49Z">
                <w:r>
                  <w:rPr>
                    <w:rFonts w:hint="eastAsia" w:ascii="Times New Roman" w:hAnsi="Times New Roman" w:cs="Times New Roman"/>
                  </w:rPr>
                  <w:delText>则表明实现了该功能</w:delText>
                </w:r>
              </w:del>
            </w:ins>
            <w:ins w:id="509" w:author="unknown" w:date="2019-03-06T10:36:00Z">
              <w:r>
                <w:rPr>
                  <w:rFonts w:hint="eastAsia" w:ascii="Times New Roman" w:hAnsi="Times New Roman" w:cs="Times New Roman"/>
                </w:rPr>
                <w:t>。</w:t>
              </w:r>
            </w:ins>
          </w:p>
          <w:p>
            <w:pPr>
              <w:widowControl w:val="0"/>
              <w:numPr>
                <w:ilvl w:val="0"/>
                <w:numId w:val="5"/>
              </w:numPr>
              <w:ind w:left="360" w:hanging="360" w:firstLineChars="0"/>
              <w:jc w:val="both"/>
              <w:rPr>
                <w:rFonts w:ascii="Times New Roman" w:hAnsi="Times New Roman" w:cs="Times New Roman"/>
              </w:rPr>
              <w:pPrChange w:id="510" w:author="juku" w:date="2019-03-18T20:18:00Z">
                <w:pPr>
                  <w:pStyle w:val="23"/>
                  <w:numPr>
                    <w:ilvl w:val="0"/>
                    <w:numId w:val="5"/>
                  </w:numPr>
                  <w:ind w:left="360" w:hanging="360" w:firstLineChars="0"/>
                </w:pPr>
              </w:pPrChange>
            </w:pPr>
            <w:ins w:id="511" w:author="juku" w:date="2019-03-18T20:18:00Z">
              <w:del w:id="512" w:author="1" w:date="2019-04-26T19:17:18Z">
                <w:r>
                  <w:rPr>
                    <w:rFonts w:ascii="Times New Roman" w:hAnsi="Times New Roman" w:cs="Times New Roman"/>
                    <w:rPrChange w:id="513" w:author="juku" w:date="2019-03-18T20:18:00Z">
                      <w:rPr/>
                    </w:rPrChange>
                  </w:rPr>
                  <w:delText>2</w:delText>
                </w:r>
              </w:del>
            </w:ins>
            <w:ins w:id="514" w:author="juku" w:date="2019-03-18T20:18:00Z">
              <w:del w:id="515" w:author="1" w:date="2019-04-26T19:17:18Z">
                <w:r>
                  <w:rPr>
                    <w:rFonts w:hint="eastAsia" w:ascii="Times New Roman" w:hAnsi="Times New Roman" w:cs="Times New Roman"/>
                    <w:rPrChange w:id="516" w:author="juku" w:date="2019-03-18T20:18:00Z">
                      <w:rPr>
                        <w:rFonts w:hint="eastAsia"/>
                      </w:rPr>
                    </w:rPrChange>
                  </w:rPr>
                  <w:delText>）</w:delText>
                </w:r>
              </w:del>
            </w:ins>
            <w:del w:id="517" w:author="1" w:date="2019-04-26T19:17:18Z">
              <w:r>
                <w:rPr>
                  <w:rFonts w:hint="eastAsia" w:ascii="Times New Roman" w:hAnsi="Times New Roman" w:cs="Times New Roman"/>
                </w:rPr>
                <w:delText>若</w:delText>
              </w:r>
            </w:del>
            <w:del w:id="518" w:author="1" w:date="2019-04-26T19:17:18Z">
              <w:r>
                <w:rPr>
                  <w:rFonts w:hint="eastAsia" w:ascii="Times New Roman" w:hAnsi="Times New Roman" w:cs="Times New Roman"/>
                  <w:highlight w:val="yellow"/>
                  <w:rPrChange w:id="519" w:author="juku" w:date="2019-03-18T20:18:00Z">
                    <w:rPr>
                      <w:rFonts w:hint="eastAsia" w:ascii="Times New Roman" w:hAnsi="Times New Roman" w:cs="Times New Roman"/>
                    </w:rPr>
                  </w:rPrChange>
                </w:rPr>
                <w:delText>成功</w:delText>
              </w:r>
            </w:del>
            <w:del w:id="520" w:author="1" w:date="2019-04-26T19:17:18Z">
              <w:r>
                <w:rPr>
                  <w:rFonts w:hint="eastAsia" w:ascii="Times New Roman" w:hAnsi="Times New Roman" w:cs="Times New Roman"/>
                </w:rPr>
                <w:delText>打印了</w:delText>
              </w:r>
            </w:del>
            <w:del w:id="521" w:author="1" w:date="2019-04-26T19:17:18Z">
              <w:r>
                <w:rPr>
                  <w:rFonts w:ascii="Times New Roman" w:hAnsi="Times New Roman" w:cs="Times New Roman"/>
                </w:rPr>
                <w:delText>*(vmcs_signal-&gt;data)</w:delText>
              </w:r>
            </w:del>
            <w:del w:id="522" w:author="1" w:date="2019-04-26T19:17:18Z">
              <w:r>
                <w:rPr>
                  <w:rFonts w:hint="eastAsia" w:ascii="Times New Roman" w:hAnsi="Times New Roman" w:cs="Times New Roman"/>
                </w:rPr>
                <w:delText>（</w:delText>
              </w:r>
            </w:del>
            <w:del w:id="523" w:author="1" w:date="2019-04-26T19:17:18Z">
              <w:r>
                <w:rPr>
                  <w:rFonts w:ascii="Times New Roman" w:hAnsi="Times New Roman" w:cs="Times New Roman"/>
                </w:rPr>
                <w:delText>VMCS</w:delText>
              </w:r>
            </w:del>
            <w:del w:id="524" w:author="1" w:date="2019-04-26T19:17:18Z">
              <w:r>
                <w:rPr>
                  <w:rFonts w:hint="eastAsia" w:ascii="Times New Roman" w:hAnsi="Times New Roman" w:cs="Times New Roman"/>
                </w:rPr>
                <w:delText>内容）的值，表明</w:delText>
              </w:r>
            </w:del>
            <w:ins w:id="525" w:author="unknown" w:date="2019-03-06T10:36:00Z">
              <w:del w:id="526" w:author="1" w:date="2019-04-26T19:17:18Z">
                <w:r>
                  <w:rPr>
                    <w:rFonts w:hint="eastAsia" w:ascii="Times New Roman" w:hAnsi="Times New Roman" w:cs="Times New Roman"/>
                  </w:rPr>
                  <w:delText>没有实现该功能</w:delText>
                </w:r>
              </w:del>
            </w:ins>
            <w:del w:id="527" w:author="1" w:date="2019-04-26T19:17:18Z">
              <w:r>
                <w:rPr>
                  <w:rFonts w:hint="eastAsia" w:ascii="Times New Roman" w:hAnsi="Times New Roman" w:cs="Times New Roman"/>
                </w:rPr>
                <w:delText>攻击阻止</w:delText>
              </w:r>
            </w:del>
            <w:del w:id="528" w:author="1" w:date="2019-04-26T19:17:18Z">
              <w:commentRangeStart w:id="4"/>
              <w:r>
                <w:rPr>
                  <w:rFonts w:hint="eastAsia" w:ascii="Times New Roman" w:hAnsi="Times New Roman" w:cs="Times New Roman"/>
                  <w:highlight w:val="yellow"/>
                  <w:rPrChange w:id="529" w:author="juku" w:date="2019-03-18T20:18:00Z">
                    <w:rPr>
                      <w:rFonts w:hint="eastAsia" w:ascii="Times New Roman" w:hAnsi="Times New Roman" w:cs="Times New Roman"/>
                    </w:rPr>
                  </w:rPrChange>
                </w:rPr>
                <w:delText>失败</w:delText>
              </w:r>
              <w:commentRangeEnd w:id="4"/>
            </w:del>
            <w:del w:id="530" w:author="1" w:date="2019-04-26T19:17:18Z">
              <w:r>
                <w:rPr>
                  <w:rStyle w:val="19"/>
                  <w:rFonts w:ascii="Times New Roman" w:hAnsi="Times New Roman" w:cs="Times New Roman"/>
                  <w:rPrChange w:id="531" w:author="juku" w:date="2019-03-18T19:04:00Z">
                    <w:rPr>
                      <w:rStyle w:val="19"/>
                    </w:rPr>
                  </w:rPrChange>
                </w:rPr>
                <w:commentReference w:id="4"/>
              </w:r>
            </w:del>
            <w:del w:id="533" w:author="unknown" w:date="2019-03-06T10:35:00Z">
              <w:r>
                <w:rPr>
                  <w:rFonts w:hint="eastAsia" w:ascii="Times New Roman" w:hAnsi="Times New Roman" w:cs="Times New Roman"/>
                </w:rPr>
                <w:delText>。</w:delText>
              </w:r>
            </w:del>
          </w:p>
        </w:tc>
      </w:tr>
    </w:tbl>
    <w:p>
      <w:pPr>
        <w:rPr>
          <w:rFonts w:ascii="Times New Roman" w:hAnsi="Times New Roman" w:cs="Times New Roman"/>
        </w:rPr>
      </w:pPr>
    </w:p>
    <w:p>
      <w:pPr>
        <w:pStyle w:val="23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虚拟机地址映射监控功能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虚拟机地址映射监控功能测试方案：模拟本地攻击者行为</w:t>
      </w:r>
      <w:ins w:id="534" w:author="juku" w:date="2019-03-18T20:19:00Z">
        <w:r>
          <w:rPr>
            <w:rFonts w:hint="eastAsia" w:ascii="Times New Roman" w:hAnsi="Times New Roman" w:cs="Times New Roman"/>
          </w:rPr>
          <w:t>，</w:t>
        </w:r>
      </w:ins>
      <w:ins w:id="535" w:author="unknown" w:date="2019-03-06T10:38:00Z">
        <w:del w:id="536" w:author="juku" w:date="2019-03-18T20:19:00Z">
          <w:r>
            <w:rPr>
              <w:rFonts w:hint="eastAsia" w:ascii="Times New Roman" w:hAnsi="Times New Roman" w:cs="Times New Roman"/>
            </w:rPr>
            <w:delText>：</w:delText>
          </w:r>
        </w:del>
      </w:ins>
      <w:del w:id="537" w:author="unknown" w:date="2019-03-06T10:38:00Z">
        <w:r>
          <w:rPr>
            <w:rFonts w:hint="eastAsia" w:ascii="Times New Roman" w:hAnsi="Times New Roman" w:cs="Times New Roman"/>
          </w:rPr>
          <w:delText>，</w:delText>
        </w:r>
      </w:del>
      <w:r>
        <w:rPr>
          <w:rFonts w:hint="eastAsia" w:ascii="Times New Roman" w:hAnsi="Times New Roman" w:cs="Times New Roman"/>
        </w:rPr>
        <w:t>直接篡改</w:t>
      </w:r>
      <w:r>
        <w:rPr>
          <w:rFonts w:ascii="Times New Roman" w:hAnsi="Times New Roman" w:cs="Times New Roman"/>
        </w:rPr>
        <w:t>EPT</w:t>
      </w:r>
      <w:r>
        <w:rPr>
          <w:rFonts w:hint="eastAsia" w:ascii="Times New Roman" w:hAnsi="Times New Roman" w:cs="Times New Roman"/>
        </w:rPr>
        <w:t>，随后根据篡改的</w:t>
      </w:r>
      <w:r>
        <w:rPr>
          <w:rFonts w:ascii="Times New Roman" w:hAnsi="Times New Roman" w:cs="Times New Roman"/>
        </w:rPr>
        <w:t>EPT</w:t>
      </w:r>
      <w:r>
        <w:rPr>
          <w:rFonts w:hint="eastAsia" w:ascii="Times New Roman" w:hAnsi="Times New Roman" w:cs="Times New Roman"/>
        </w:rPr>
        <w:t>内容，进行多重映射攻击。如若攻击成功，表明</w:t>
      </w:r>
      <w:del w:id="538" w:author="unknown" w:date="2019-03-06T10:38:00Z">
        <w:r>
          <w:rPr>
            <w:rFonts w:hint="eastAsia" w:ascii="Times New Roman" w:hAnsi="Times New Roman" w:cs="Times New Roman"/>
          </w:rPr>
          <w:delText>功能实现失败</w:delText>
        </w:r>
      </w:del>
      <w:ins w:id="539" w:author="unknown" w:date="2019-03-06T10:38:00Z">
        <w:r>
          <w:rPr>
            <w:rFonts w:hint="eastAsia" w:ascii="Times New Roman" w:hAnsi="Times New Roman" w:cs="Times New Roman"/>
          </w:rPr>
          <w:t>该功能没有实现</w:t>
        </w:r>
      </w:ins>
      <w:del w:id="540" w:author="unknown" w:date="2019-03-06T10:38:00Z">
        <w:r>
          <w:rPr>
            <w:rFonts w:hint="eastAsia" w:ascii="Times New Roman" w:hAnsi="Times New Roman" w:cs="Times New Roman"/>
          </w:rPr>
          <w:delText>，反之成功</w:delText>
        </w:r>
      </w:del>
      <w:r>
        <w:rPr>
          <w:rFonts w:hint="eastAsia" w:ascii="Times New Roman" w:hAnsi="Times New Roman" w:cs="Times New Roman"/>
        </w:rPr>
        <w:t>。</w:t>
      </w:r>
    </w:p>
    <w:p>
      <w:pPr>
        <w:ind w:firstLine="420"/>
        <w:rPr>
          <w:ins w:id="541" w:author="1" w:date="2019-04-26T19:30:06Z"/>
          <w:rFonts w:ascii="Times New Roman" w:hAnsi="Times New Roman" w:cs="Times New Roman"/>
        </w:rPr>
      </w:pPr>
    </w:p>
    <w:p>
      <w:pPr>
        <w:ind w:firstLine="420"/>
        <w:rPr>
          <w:rFonts w:ascii="Times New Roman" w:hAnsi="Times New Roman" w:cs="Times New Roman"/>
        </w:rPr>
      </w:pPr>
    </w:p>
    <w:tbl>
      <w:tblPr>
        <w:tblStyle w:val="16"/>
        <w:tblW w:w="8522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篡改</w:t>
            </w:r>
            <w:r>
              <w:rPr>
                <w:rFonts w:ascii="Times New Roman" w:hAnsi="Times New Roman" w:cs="Times New Roman"/>
              </w:rPr>
              <w:t>EPT</w:t>
            </w:r>
            <w:r>
              <w:rPr>
                <w:rFonts w:hint="eastAsia" w:ascii="Times New Roman" w:hAnsi="Times New Roman" w:cs="Times New Roman"/>
              </w:rPr>
              <w:t>攻击步骤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bottom w:val="nil"/>
            </w:tcBorders>
          </w:tcPr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 </w:t>
            </w:r>
            <w:r>
              <w:rPr>
                <w:rFonts w:hint="eastAsia" w:ascii="Times New Roman" w:hAnsi="Times New Roman" w:cs="Times New Roman"/>
              </w:rPr>
              <w:t>被</w:t>
            </w:r>
            <w:r>
              <w:rPr>
                <w:rFonts w:ascii="Times New Roman" w:hAnsi="Times New Roman" w:cs="Times New Roman"/>
              </w:rPr>
              <w:t>hooked</w:t>
            </w:r>
            <w:r>
              <w:rPr>
                <w:rFonts w:hint="eastAsia" w:ascii="Times New Roman" w:hAnsi="Times New Roman" w:cs="Times New Roman"/>
              </w:rPr>
              <w:t>的函数—</w:t>
            </w:r>
            <w:ins w:id="542" w:author="juku" w:date="2019-03-18T21:41:00Z">
              <w:r>
                <w:rPr>
                  <w:rFonts w:ascii="Times New Roman" w:hAnsi="Times New Roman" w:cs="Times New Roman"/>
                </w:rPr>
                <w:t xml:space="preserve"> </w:t>
              </w:r>
            </w:ins>
            <w:r>
              <w:rPr>
                <w:rFonts w:ascii="Times New Roman" w:hAnsi="Times New Roman" w:cs="Times New Roman"/>
              </w:rPr>
              <w:t>mmu_spte_walk</w:t>
            </w:r>
            <w:r>
              <w:rPr>
                <w:rFonts w:hint="eastAsia" w:ascii="Times New Roman" w:hAnsi="Times New Roman" w:cs="Times New Roman"/>
              </w:rPr>
              <w:t>，</w:t>
            </w:r>
            <w:r>
              <w:rPr>
                <w:rFonts w:ascii="Times New Roman" w:hAnsi="Times New Roman" w:cs="Times New Roman"/>
              </w:rPr>
              <w:t>hooked</w:t>
            </w:r>
            <w:r>
              <w:rPr>
                <w:rFonts w:hint="eastAsia" w:ascii="Times New Roman" w:hAnsi="Times New Roman" w:cs="Times New Roman"/>
              </w:rPr>
              <w:t>后跳转到函数—</w:t>
            </w:r>
            <w:ins w:id="543" w:author="juku" w:date="2019-03-18T21:41:00Z">
              <w:r>
                <w:rPr>
                  <w:rFonts w:ascii="Times New Roman" w:hAnsi="Times New Roman" w:cs="Times New Roman"/>
                </w:rPr>
                <w:t xml:space="preserve"> </w:t>
              </w:r>
            </w:ins>
            <w:r>
              <w:rPr>
                <w:rFonts w:ascii="Times New Roman" w:hAnsi="Times New Roman" w:cs="Times New Roman"/>
              </w:rPr>
              <w:t>mmu_spte_walk_attack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nil"/>
              <w:bottom w:val="nil"/>
            </w:tcBorders>
          </w:tcPr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 </w:t>
            </w:r>
            <w:r>
              <w:rPr>
                <w:rFonts w:hint="eastAsia" w:ascii="Times New Roman" w:hAnsi="Times New Roman" w:cs="Times New Roman"/>
              </w:rPr>
              <w:t>复制</w:t>
            </w:r>
            <w:r>
              <w:rPr>
                <w:rFonts w:ascii="Times New Roman" w:hAnsi="Times New Roman" w:cs="Times New Roman"/>
              </w:rPr>
              <w:t>hook</w:t>
            </w:r>
            <w:r>
              <w:rPr>
                <w:rFonts w:hint="eastAsia" w:ascii="Times New Roman" w:hAnsi="Times New Roman" w:cs="Times New Roman"/>
              </w:rPr>
              <w:t>指令</w:t>
            </w:r>
            <w:r>
              <w:rPr>
                <w:rFonts w:ascii="Times New Roman" w:hAnsi="Times New Roman" w:cs="Times New Roman"/>
              </w:rPr>
              <w:t>(mov mmu_spte_walk_attack,eax     jmp eax )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nil"/>
              <w:bottom w:val="nil"/>
            </w:tcBorders>
          </w:tcPr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 </w:t>
            </w:r>
            <w:r>
              <w:rPr>
                <w:rFonts w:hint="eastAsia" w:ascii="Times New Roman" w:hAnsi="Times New Roman" w:cs="Times New Roman"/>
              </w:rPr>
              <w:t>覆盖</w:t>
            </w:r>
            <w:r>
              <w:rPr>
                <w:rFonts w:ascii="Times New Roman" w:hAnsi="Times New Roman" w:cs="Times New Roman"/>
              </w:rPr>
              <w:t>mmu_spte_walk</w:t>
            </w:r>
            <w:r>
              <w:rPr>
                <w:rFonts w:hint="eastAsia" w:ascii="Times New Roman" w:hAnsi="Times New Roman" w:cs="Times New Roman"/>
              </w:rPr>
              <w:t>函数的前</w:t>
            </w:r>
            <w:r>
              <w:rPr>
                <w:rFonts w:ascii="Times New Roman" w:hAnsi="Times New Roman" w:cs="Times New Roman"/>
              </w:rPr>
              <w:t>8 bytes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nil"/>
              <w:bottom w:val="nil"/>
            </w:tcBorders>
          </w:tcPr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4 </w:t>
            </w:r>
            <w:r>
              <w:rPr>
                <w:rFonts w:hint="eastAsia" w:ascii="Times New Roman" w:hAnsi="Times New Roman" w:cs="Times New Roman"/>
              </w:rPr>
              <w:t>在</w:t>
            </w:r>
            <w:r>
              <w:rPr>
                <w:rFonts w:ascii="Times New Roman" w:hAnsi="Times New Roman" w:cs="Times New Roman"/>
              </w:rPr>
              <w:t>hooked</w:t>
            </w:r>
            <w:r>
              <w:rPr>
                <w:rFonts w:hint="eastAsia" w:ascii="Times New Roman" w:hAnsi="Times New Roman" w:cs="Times New Roman"/>
              </w:rPr>
              <w:t>后的函数中访问实参</w:t>
            </w:r>
            <w:r>
              <w:rPr>
                <w:rFonts w:ascii="Times New Roman" w:hAnsi="Times New Roman" w:cs="Times New Roman"/>
              </w:rPr>
              <w:t>vcpu-&gt; arch.mmu.root_level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nil"/>
            </w:tcBorders>
          </w:tcPr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5 </w:t>
            </w:r>
            <w:r>
              <w:rPr>
                <w:rFonts w:hint="eastAsia" w:ascii="Times New Roman" w:hAnsi="Times New Roman" w:cs="Times New Roman"/>
              </w:rPr>
              <w:t>实现攻击</w:t>
            </w:r>
          </w:p>
        </w:tc>
      </w:tr>
    </w:tbl>
    <w:p>
      <w:pPr>
        <w:ind w:firstLine="420"/>
        <w:rPr>
          <w:rFonts w:ascii="Times New Roman" w:hAnsi="Times New Roman" w:cs="Times New Roman"/>
        </w:rPr>
      </w:pP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544" w:author="1" w:date="2019-04-26T19:20:48Z"/>
        </w:trPr>
        <w:tc>
          <w:tcPr>
            <w:tcW w:w="8522" w:type="dxa"/>
          </w:tcPr>
          <w:p>
            <w:pPr>
              <w:widowControl w:val="0"/>
              <w:jc w:val="both"/>
              <w:rPr>
                <w:del w:id="545" w:author="1" w:date="2019-04-26T19:20:48Z"/>
                <w:rFonts w:ascii="Times New Roman" w:hAnsi="Times New Roman" w:cs="Times New Roman"/>
              </w:rPr>
            </w:pPr>
            <w:del w:id="546" w:author="1" w:date="2019-04-26T19:20:48Z">
              <w:r>
                <w:rPr>
                  <w:rFonts w:ascii="Times New Roman" w:hAnsi="Times New Roman" w:cs="Times New Roman"/>
                </w:rPr>
                <w:delText>//</w:delText>
              </w:r>
            </w:del>
            <w:del w:id="547" w:author="1" w:date="2019-04-26T19:20:48Z">
              <w:r>
                <w:rPr>
                  <w:rFonts w:hint="eastAsia" w:ascii="Times New Roman" w:hAnsi="Times New Roman" w:cs="Times New Roman"/>
                </w:rPr>
                <w:delText>实施</w:delText>
              </w:r>
            </w:del>
            <w:del w:id="548" w:author="1" w:date="2019-04-26T19:20:48Z">
              <w:r>
                <w:rPr>
                  <w:rFonts w:ascii="Times New Roman" w:hAnsi="Times New Roman" w:cs="Times New Roman"/>
                </w:rPr>
                <w:delText>EPT</w:delText>
              </w:r>
            </w:del>
            <w:del w:id="549" w:author="1" w:date="2019-04-26T19:20:48Z">
              <w:r>
                <w:rPr>
                  <w:rFonts w:hint="eastAsia" w:ascii="Times New Roman" w:hAnsi="Times New Roman" w:cs="Times New Roman"/>
                </w:rPr>
                <w:delText>篡改攻击的关键代码</w:delText>
              </w:r>
            </w:del>
          </w:p>
          <w:p>
            <w:pPr>
              <w:widowControl w:val="0"/>
              <w:jc w:val="both"/>
              <w:rPr>
                <w:ins w:id="550" w:author="juku" w:date="2019-03-06T23:04:00Z"/>
                <w:del w:id="551" w:author="1" w:date="2019-04-26T19:20:48Z"/>
                <w:rFonts w:ascii="Times New Roman" w:hAnsi="Times New Roman" w:cs="Times New Roman"/>
                <w:color w:val="FF0000"/>
              </w:rPr>
            </w:pPr>
            <w:del w:id="552" w:author="1" w:date="2019-04-26T19:20:48Z">
              <w:r>
                <w:rPr>
                  <w:rFonts w:ascii="Times New Roman" w:hAnsi="Times New Roman" w:cs="Times New Roman"/>
                </w:rPr>
                <w:delText>//</w:delText>
              </w:r>
            </w:del>
            <w:del w:id="553" w:author="1" w:date="2019-04-26T19:20:48Z">
              <w:r>
                <w:rPr>
                  <w:rFonts w:hint="eastAsia" w:ascii="Times New Roman" w:hAnsi="Times New Roman" w:cs="Times New Roman"/>
                </w:rPr>
                <w:delText>注：</w:delText>
              </w:r>
            </w:del>
            <w:del w:id="554" w:author="1" w:date="2019-04-26T19:20:48Z">
              <w:r>
                <w:rPr>
                  <w:rFonts w:hint="eastAsia" w:ascii="Times New Roman" w:hAnsi="Times New Roman" w:cs="Times New Roman"/>
                  <w:color w:val="FF0000"/>
                </w:rPr>
                <w:delText>攻击代码无法再次实施，为了攻击测试，使用了另一同版本的内核</w:delText>
              </w:r>
            </w:del>
            <w:del w:id="555" w:author="1" w:date="2019-04-26T19:20:48Z">
              <w:r>
                <w:rPr>
                  <w:rFonts w:ascii="Times New Roman" w:hAnsi="Times New Roman" w:cs="Times New Roman"/>
                  <w:color w:val="FF0000"/>
                </w:rPr>
                <w:delText>kernel_attack</w:delText>
              </w:r>
            </w:del>
            <w:del w:id="556" w:author="1" w:date="2019-04-26T19:20:48Z">
              <w:r>
                <w:rPr>
                  <w:rFonts w:hint="eastAsia" w:ascii="Times New Roman" w:hAnsi="Times New Roman" w:cs="Times New Roman"/>
                  <w:color w:val="FF0000"/>
                </w:rPr>
                <w:delText>（被部分更改），在内核中添加了部分函数进行测试；当前发布的可使用内核与</w:delText>
              </w:r>
            </w:del>
            <w:del w:id="557" w:author="1" w:date="2019-04-26T19:20:48Z">
              <w:r>
                <w:rPr>
                  <w:rFonts w:ascii="Times New Roman" w:hAnsi="Times New Roman" w:cs="Times New Roman"/>
                  <w:color w:val="FF0000"/>
                </w:rPr>
                <w:delText>kernel_attack</w:delText>
              </w:r>
            </w:del>
            <w:del w:id="558" w:author="1" w:date="2019-04-26T19:20:48Z">
              <w:r>
                <w:rPr>
                  <w:rFonts w:hint="eastAsia" w:ascii="Times New Roman" w:hAnsi="Times New Roman" w:cs="Times New Roman"/>
                  <w:color w:val="FF0000"/>
                </w:rPr>
                <w:delText>不同，攻击测试案例无法在当前内核运行。</w:delText>
              </w:r>
            </w:del>
            <w:ins w:id="559" w:author="juku" w:date="2019-03-06T23:04:00Z">
              <w:del w:id="560" w:author="1" w:date="2019-04-26T19:20:48Z">
                <w:r>
                  <w:rPr>
                    <w:rFonts w:hint="eastAsia" w:ascii="Times New Roman" w:hAnsi="Times New Roman" w:cs="Times New Roman"/>
                    <w:color w:val="FF0000"/>
                  </w:rPr>
                  <w:delText>注意攻击代码无法再次在当前内核实施。</w:delText>
                </w:r>
              </w:del>
            </w:ins>
          </w:p>
          <w:p>
            <w:pPr>
              <w:widowControl w:val="0"/>
              <w:jc w:val="both"/>
              <w:rPr>
                <w:del w:id="561" w:author="1" w:date="2019-04-26T19:20:48Z"/>
                <w:rFonts w:ascii="Times New Roman" w:hAnsi="Times New Roman" w:cs="Times New Roman"/>
              </w:rPr>
            </w:pPr>
          </w:p>
          <w:p>
            <w:pPr>
              <w:widowControl w:val="0"/>
              <w:jc w:val="both"/>
              <w:rPr>
                <w:del w:id="562" w:author="1" w:date="2019-04-26T19:20:48Z"/>
                <w:rFonts w:ascii="Times New Roman" w:hAnsi="Times New Roman" w:cs="Times New Roman"/>
              </w:rPr>
            </w:pPr>
            <w:del w:id="563" w:author="1" w:date="2019-04-26T19:20:48Z">
              <w:r>
                <w:rPr>
                  <w:rFonts w:ascii="Times New Roman" w:hAnsi="Times New Roman" w:cs="Times New Roman"/>
                </w:rPr>
                <w:delText>//EPT_attack.h</w:delText>
              </w:r>
            </w:del>
          </w:p>
          <w:p>
            <w:pPr>
              <w:widowControl w:val="0"/>
              <w:jc w:val="both"/>
              <w:rPr>
                <w:del w:id="564" w:author="1" w:date="2019-04-26T19:20:48Z"/>
                <w:rFonts w:ascii="Times New Roman" w:hAnsi="Times New Roman" w:cs="Times New Roman"/>
              </w:rPr>
            </w:pPr>
            <w:del w:id="565" w:author="1" w:date="2019-04-26T19:20:48Z">
              <w:r>
                <w:rPr>
                  <w:rFonts w:ascii="Times New Roman" w:hAnsi="Times New Roman" w:cs="Times New Roman"/>
                </w:rPr>
                <w:delText xml:space="preserve">#include &lt;linux/init.h&gt;  </w:delText>
              </w:r>
            </w:del>
          </w:p>
          <w:p>
            <w:pPr>
              <w:widowControl w:val="0"/>
              <w:jc w:val="both"/>
              <w:rPr>
                <w:del w:id="566" w:author="1" w:date="2019-04-26T19:20:48Z"/>
                <w:rFonts w:ascii="Times New Roman" w:hAnsi="Times New Roman" w:cs="Times New Roman"/>
              </w:rPr>
            </w:pPr>
            <w:del w:id="567" w:author="1" w:date="2019-04-26T19:20:48Z">
              <w:r>
                <w:rPr>
                  <w:rFonts w:ascii="Times New Roman" w:hAnsi="Times New Roman" w:cs="Times New Roman"/>
                </w:rPr>
                <w:delText xml:space="preserve">#include &lt;linux/module.h&gt;  </w:delText>
              </w:r>
            </w:del>
          </w:p>
          <w:p>
            <w:pPr>
              <w:widowControl w:val="0"/>
              <w:jc w:val="both"/>
              <w:rPr>
                <w:del w:id="568" w:author="1" w:date="2019-04-26T19:20:48Z"/>
                <w:rFonts w:ascii="Times New Roman" w:hAnsi="Times New Roman" w:cs="Times New Roman"/>
              </w:rPr>
            </w:pPr>
            <w:del w:id="569" w:author="1" w:date="2019-04-26T19:20:48Z">
              <w:r>
                <w:rPr>
                  <w:rFonts w:ascii="Times New Roman" w:hAnsi="Times New Roman" w:cs="Times New Roman"/>
                </w:rPr>
                <w:delText xml:space="preserve">#include &lt;linux/kernel.h&gt; </w:delText>
              </w:r>
            </w:del>
          </w:p>
          <w:p>
            <w:pPr>
              <w:widowControl w:val="0"/>
              <w:jc w:val="both"/>
              <w:rPr>
                <w:del w:id="570" w:author="1" w:date="2019-04-26T19:20:48Z"/>
                <w:rFonts w:ascii="Times New Roman" w:hAnsi="Times New Roman" w:cs="Times New Roman"/>
              </w:rPr>
            </w:pPr>
            <w:del w:id="571" w:author="1" w:date="2019-04-26T19:20:48Z">
              <w:r>
                <w:rPr>
                  <w:rFonts w:ascii="Times New Roman" w:hAnsi="Times New Roman" w:cs="Times New Roman"/>
                </w:rPr>
                <w:delText xml:space="preserve">#include &lt;asm/pgtable.h&gt; </w:delText>
              </w:r>
            </w:del>
          </w:p>
          <w:p>
            <w:pPr>
              <w:widowControl w:val="0"/>
              <w:jc w:val="both"/>
              <w:rPr>
                <w:del w:id="572" w:author="1" w:date="2019-04-26T19:20:48Z"/>
                <w:rFonts w:ascii="Times New Roman" w:hAnsi="Times New Roman" w:cs="Times New Roman"/>
              </w:rPr>
            </w:pPr>
            <w:del w:id="573" w:author="1" w:date="2019-04-26T19:20:48Z">
              <w:r>
                <w:rPr>
                  <w:rFonts w:ascii="Times New Roman" w:hAnsi="Times New Roman" w:cs="Times New Roman"/>
                </w:rPr>
                <w:delText>#include &lt;asm/page.h&gt;</w:delText>
              </w:r>
            </w:del>
          </w:p>
          <w:p>
            <w:pPr>
              <w:widowControl w:val="0"/>
              <w:jc w:val="both"/>
              <w:rPr>
                <w:del w:id="574" w:author="1" w:date="2019-04-26T19:20:48Z"/>
                <w:rFonts w:ascii="Times New Roman" w:hAnsi="Times New Roman" w:cs="Times New Roman"/>
              </w:rPr>
            </w:pPr>
            <w:del w:id="575" w:author="1" w:date="2019-04-26T19:20:48Z">
              <w:r>
                <w:rPr>
                  <w:rFonts w:ascii="Times New Roman" w:hAnsi="Times New Roman" w:cs="Times New Roman"/>
                </w:rPr>
                <w:delText>#include &lt;asm/page_types.h&gt;</w:delText>
              </w:r>
            </w:del>
          </w:p>
          <w:p>
            <w:pPr>
              <w:widowControl w:val="0"/>
              <w:jc w:val="both"/>
              <w:rPr>
                <w:del w:id="576" w:author="1" w:date="2019-04-26T19:20:48Z"/>
                <w:rFonts w:ascii="Times New Roman" w:hAnsi="Times New Roman" w:cs="Times New Roman"/>
              </w:rPr>
            </w:pPr>
            <w:del w:id="577" w:author="1" w:date="2019-04-26T19:20:48Z">
              <w:r>
                <w:rPr>
                  <w:rFonts w:ascii="Times New Roman" w:hAnsi="Times New Roman" w:cs="Times New Roman"/>
                </w:rPr>
                <w:delText>#include &lt;linux/mm_types.h&gt;</w:delText>
              </w:r>
            </w:del>
          </w:p>
          <w:p>
            <w:pPr>
              <w:widowControl w:val="0"/>
              <w:jc w:val="both"/>
              <w:rPr>
                <w:del w:id="578" w:author="1" w:date="2019-04-26T19:20:48Z"/>
                <w:rFonts w:ascii="Times New Roman" w:hAnsi="Times New Roman" w:cs="Times New Roman"/>
              </w:rPr>
            </w:pPr>
            <w:del w:id="579" w:author="1" w:date="2019-04-26T19:20:48Z">
              <w:r>
                <w:rPr>
                  <w:rFonts w:ascii="Times New Roman" w:hAnsi="Times New Roman" w:cs="Times New Roman"/>
                </w:rPr>
                <w:delText xml:space="preserve">#include &lt;linux/mm.h&gt; </w:delText>
              </w:r>
            </w:del>
          </w:p>
          <w:p>
            <w:pPr>
              <w:widowControl w:val="0"/>
              <w:jc w:val="both"/>
              <w:rPr>
                <w:del w:id="580" w:author="1" w:date="2019-04-26T19:20:48Z"/>
                <w:rFonts w:ascii="Times New Roman" w:hAnsi="Times New Roman" w:cs="Times New Roman"/>
              </w:rPr>
            </w:pPr>
            <w:del w:id="581" w:author="1" w:date="2019-04-26T19:20:48Z">
              <w:r>
                <w:rPr>
                  <w:rFonts w:ascii="Times New Roman" w:hAnsi="Times New Roman" w:cs="Times New Roman"/>
                </w:rPr>
                <w:delText xml:space="preserve">#include &lt;linux/sched.h&gt; </w:delText>
              </w:r>
            </w:del>
          </w:p>
          <w:p>
            <w:pPr>
              <w:widowControl w:val="0"/>
              <w:jc w:val="both"/>
              <w:rPr>
                <w:del w:id="582" w:author="1" w:date="2019-04-26T19:20:48Z"/>
                <w:rFonts w:ascii="Times New Roman" w:hAnsi="Times New Roman" w:cs="Times New Roman"/>
              </w:rPr>
            </w:pPr>
            <w:del w:id="583" w:author="1" w:date="2019-04-26T19:20:48Z">
              <w:r>
                <w:rPr>
                  <w:rFonts w:ascii="Times New Roman" w:hAnsi="Times New Roman" w:cs="Times New Roman"/>
                </w:rPr>
                <w:delText>#include &lt;asm/tlbflush.h&gt;</w:delText>
              </w:r>
            </w:del>
          </w:p>
          <w:p>
            <w:pPr>
              <w:widowControl w:val="0"/>
              <w:jc w:val="both"/>
              <w:rPr>
                <w:del w:id="584" w:author="1" w:date="2019-04-26T19:20:48Z"/>
                <w:rFonts w:ascii="Times New Roman" w:hAnsi="Times New Roman" w:cs="Times New Roman"/>
              </w:rPr>
            </w:pPr>
            <w:del w:id="585" w:author="1" w:date="2019-04-26T19:20:48Z">
              <w:r>
                <w:rPr>
                  <w:rFonts w:ascii="Times New Roman" w:hAnsi="Times New Roman" w:cs="Times New Roman"/>
                </w:rPr>
                <w:delText>//#define CREATE_TRACE_POINTS//</w:delText>
              </w:r>
            </w:del>
          </w:p>
          <w:p>
            <w:pPr>
              <w:widowControl w:val="0"/>
              <w:jc w:val="both"/>
              <w:rPr>
                <w:del w:id="586" w:author="1" w:date="2019-04-26T19:20:48Z"/>
                <w:rFonts w:ascii="Times New Roman" w:hAnsi="Times New Roman" w:cs="Times New Roman"/>
              </w:rPr>
            </w:pPr>
            <w:del w:id="587" w:author="1" w:date="2019-04-26T19:20:48Z">
              <w:r>
                <w:rPr>
                  <w:rFonts w:ascii="Times New Roman" w:hAnsi="Times New Roman" w:cs="Times New Roman"/>
                </w:rPr>
                <w:delText>#include &lt;asm/trace/exceptions.h&gt;</w:delText>
              </w:r>
            </w:del>
          </w:p>
          <w:p>
            <w:pPr>
              <w:widowControl w:val="0"/>
              <w:jc w:val="both"/>
              <w:rPr>
                <w:del w:id="588" w:author="1" w:date="2019-04-26T19:20:48Z"/>
                <w:rFonts w:ascii="Times New Roman" w:hAnsi="Times New Roman" w:cs="Times New Roman"/>
              </w:rPr>
            </w:pPr>
          </w:p>
          <w:p>
            <w:pPr>
              <w:widowControl w:val="0"/>
              <w:jc w:val="both"/>
              <w:rPr>
                <w:del w:id="589" w:author="1" w:date="2019-04-26T19:20:48Z"/>
                <w:rFonts w:ascii="Times New Roman" w:hAnsi="Times New Roman" w:cs="Times New Roman"/>
              </w:rPr>
            </w:pPr>
            <w:del w:id="590" w:author="1" w:date="2019-04-26T19:20:48Z">
              <w:r>
                <w:rPr>
                  <w:rFonts w:ascii="Times New Roman" w:hAnsi="Times New Roman" w:cs="Times New Roman"/>
                </w:rPr>
                <w:delText>uint8_t *mem_EPT;</w:delText>
              </w:r>
            </w:del>
          </w:p>
          <w:p>
            <w:pPr>
              <w:widowControl w:val="0"/>
              <w:jc w:val="both"/>
              <w:rPr>
                <w:del w:id="591" w:author="1" w:date="2019-04-26T19:20:48Z"/>
                <w:rFonts w:ascii="Times New Roman" w:hAnsi="Times New Roman" w:cs="Times New Roman"/>
              </w:rPr>
            </w:pPr>
            <w:del w:id="592" w:author="1" w:date="2019-04-26T19:20:48Z">
              <w:r>
                <w:rPr>
                  <w:rFonts w:ascii="Times New Roman" w:hAnsi="Times New Roman" w:cs="Times New Roman"/>
                </w:rPr>
                <w:delText>unsigned long old_cr3;</w:delText>
              </w:r>
            </w:del>
          </w:p>
          <w:p>
            <w:pPr>
              <w:widowControl w:val="0"/>
              <w:jc w:val="both"/>
              <w:rPr>
                <w:del w:id="593" w:author="1" w:date="2019-04-26T19:20:48Z"/>
                <w:rFonts w:ascii="Times New Roman" w:hAnsi="Times New Roman" w:cs="Times New Roman"/>
              </w:rPr>
            </w:pPr>
            <w:del w:id="594" w:author="1" w:date="2019-04-26T19:20:48Z">
              <w:r>
                <w:rPr>
                  <w:rFonts w:ascii="Times New Roman" w:hAnsi="Times New Roman" w:cs="Times New Roman"/>
                </w:rPr>
                <w:delText>uint8_t orig_code_EPT[] = {</w:delText>
              </w:r>
            </w:del>
          </w:p>
          <w:p>
            <w:pPr>
              <w:widowControl w:val="0"/>
              <w:jc w:val="both"/>
              <w:rPr>
                <w:del w:id="595" w:author="1" w:date="2019-04-26T19:20:48Z"/>
                <w:rFonts w:ascii="Times New Roman" w:hAnsi="Times New Roman" w:cs="Times New Roman"/>
              </w:rPr>
            </w:pPr>
            <w:del w:id="596" w:author="1" w:date="2019-04-26T19:20:48Z">
              <w:r>
                <w:rPr>
                  <w:rFonts w:ascii="Times New Roman" w:hAnsi="Times New Roman" w:cs="Times New Roman"/>
                </w:rPr>
                <w:delText xml:space="preserve">            //movq $0x0, %rax </w:delText>
              </w:r>
            </w:del>
            <w:del w:id="597" w:author="1" w:date="2019-04-26T19:20:48Z">
              <w:r>
                <w:rPr>
                  <w:rFonts w:hint="eastAsia" w:ascii="Times New Roman" w:hAnsi="Times New Roman" w:cs="Times New Roman"/>
                </w:rPr>
                <w:delText>后面</w:delText>
              </w:r>
            </w:del>
            <w:del w:id="598" w:author="1" w:date="2019-04-26T19:20:48Z">
              <w:r>
                <w:rPr>
                  <w:rFonts w:ascii="Times New Roman" w:hAnsi="Times New Roman" w:cs="Times New Roman"/>
                </w:rPr>
                <w:delText>8</w:delText>
              </w:r>
            </w:del>
            <w:del w:id="599" w:author="1" w:date="2019-04-26T19:20:48Z">
              <w:r>
                <w:rPr>
                  <w:rFonts w:hint="eastAsia" w:ascii="Times New Roman" w:hAnsi="Times New Roman" w:cs="Times New Roman"/>
                </w:rPr>
                <w:delText>个字节的</w:delText>
              </w:r>
            </w:del>
            <w:del w:id="600" w:author="1" w:date="2019-04-26T19:20:48Z">
              <w:r>
                <w:rPr>
                  <w:rFonts w:ascii="Times New Roman" w:hAnsi="Times New Roman" w:cs="Times New Roman"/>
                </w:rPr>
                <w:delText>0</w:delText>
              </w:r>
            </w:del>
            <w:del w:id="601" w:author="1" w:date="2019-04-26T19:20:48Z">
              <w:r>
                <w:rPr>
                  <w:rFonts w:hint="eastAsia" w:ascii="Times New Roman" w:hAnsi="Times New Roman" w:cs="Times New Roman"/>
                </w:rPr>
                <w:delText>为</w:delText>
              </w:r>
            </w:del>
            <w:del w:id="602" w:author="1" w:date="2019-04-26T19:20:48Z">
              <w:r>
                <w:rPr>
                  <w:rFonts w:ascii="Times New Roman" w:hAnsi="Times New Roman" w:cs="Times New Roman"/>
                </w:rPr>
                <w:delText>64</w:delText>
              </w:r>
            </w:del>
            <w:del w:id="603" w:author="1" w:date="2019-04-26T19:20:48Z">
              <w:r>
                <w:rPr>
                  <w:rFonts w:hint="eastAsia" w:ascii="Times New Roman" w:hAnsi="Times New Roman" w:cs="Times New Roman"/>
                </w:rPr>
                <w:delText>位立即数</w:delText>
              </w:r>
            </w:del>
          </w:p>
          <w:p>
            <w:pPr>
              <w:widowControl w:val="0"/>
              <w:jc w:val="both"/>
              <w:rPr>
                <w:del w:id="604" w:author="1" w:date="2019-04-26T19:20:48Z"/>
                <w:rFonts w:ascii="Times New Roman" w:hAnsi="Times New Roman" w:cs="Times New Roman"/>
              </w:rPr>
            </w:pPr>
            <w:del w:id="605" w:author="1" w:date="2019-04-26T19:20:48Z">
              <w:r>
                <w:rPr>
                  <w:rFonts w:ascii="Times New Roman" w:hAnsi="Times New Roman" w:cs="Times New Roman"/>
                </w:rPr>
                <w:delText xml:space="preserve">            0x0, 0x0, 0x0, 0x0, 0x0, 0x0, 0x0, 0x0, 0x0, 0x0,</w:delText>
              </w:r>
            </w:del>
          </w:p>
          <w:p>
            <w:pPr>
              <w:widowControl w:val="0"/>
              <w:jc w:val="both"/>
              <w:rPr>
                <w:del w:id="606" w:author="1" w:date="2019-04-26T19:20:48Z"/>
                <w:rFonts w:ascii="Times New Roman" w:hAnsi="Times New Roman" w:cs="Times New Roman"/>
              </w:rPr>
            </w:pPr>
            <w:del w:id="607" w:author="1" w:date="2019-04-26T19:20:48Z">
              <w:r>
                <w:rPr>
                  <w:rFonts w:ascii="Times New Roman" w:hAnsi="Times New Roman" w:cs="Times New Roman"/>
                </w:rPr>
                <w:delText xml:space="preserve">            //jmpq *%rax</w:delText>
              </w:r>
            </w:del>
          </w:p>
          <w:p>
            <w:pPr>
              <w:widowControl w:val="0"/>
              <w:jc w:val="both"/>
              <w:rPr>
                <w:del w:id="608" w:author="1" w:date="2019-04-26T19:20:48Z"/>
                <w:rFonts w:ascii="Times New Roman" w:hAnsi="Times New Roman" w:cs="Times New Roman"/>
              </w:rPr>
            </w:pPr>
            <w:del w:id="609" w:author="1" w:date="2019-04-26T19:20:48Z">
              <w:r>
                <w:rPr>
                  <w:rFonts w:ascii="Times New Roman" w:hAnsi="Times New Roman" w:cs="Times New Roman"/>
                </w:rPr>
                <w:delText xml:space="preserve">            0x0, 0x0</w:delText>
              </w:r>
            </w:del>
          </w:p>
          <w:p>
            <w:pPr>
              <w:widowControl w:val="0"/>
              <w:jc w:val="both"/>
              <w:rPr>
                <w:del w:id="610" w:author="1" w:date="2019-04-26T19:20:48Z"/>
                <w:rFonts w:ascii="Times New Roman" w:hAnsi="Times New Roman" w:cs="Times New Roman"/>
              </w:rPr>
            </w:pPr>
            <w:del w:id="611" w:author="1" w:date="2019-04-26T19:20:48Z">
              <w:r>
                <w:rPr>
                  <w:rFonts w:ascii="Times New Roman" w:hAnsi="Times New Roman" w:cs="Times New Roman"/>
                </w:rPr>
                <w:delText xml:space="preserve">        };</w:delText>
              </w:r>
            </w:del>
          </w:p>
          <w:p>
            <w:pPr>
              <w:widowControl w:val="0"/>
              <w:jc w:val="both"/>
              <w:rPr>
                <w:del w:id="612" w:author="1" w:date="2019-04-26T19:20:48Z"/>
                <w:rFonts w:ascii="Times New Roman" w:hAnsi="Times New Roman" w:cs="Times New Roman"/>
              </w:rPr>
            </w:pPr>
            <w:del w:id="613" w:author="1" w:date="2019-04-26T19:20:48Z">
              <w:r>
                <w:rPr>
                  <w:rFonts w:ascii="Times New Roman" w:hAnsi="Times New Roman" w:cs="Times New Roman"/>
                </w:rPr>
                <w:delText>void set_hook_EPT(void *to_mock_func, void *mock_func) //</w:delText>
              </w:r>
            </w:del>
            <w:del w:id="614" w:author="1" w:date="2019-04-26T19:20:48Z">
              <w:r>
                <w:rPr>
                  <w:rFonts w:hint="eastAsia" w:ascii="Times New Roman" w:hAnsi="Times New Roman" w:cs="Times New Roman"/>
                </w:rPr>
                <w:delText>一种攻击，用于</w:delText>
              </w:r>
            </w:del>
            <w:del w:id="615" w:author="1" w:date="2019-04-26T19:20:48Z">
              <w:r>
                <w:rPr>
                  <w:rFonts w:ascii="Times New Roman" w:hAnsi="Times New Roman" w:cs="Times New Roman"/>
                </w:rPr>
                <w:delText>hook</w:delText>
              </w:r>
            </w:del>
            <w:del w:id="616" w:author="1" w:date="2019-04-26T19:20:48Z">
              <w:r>
                <w:rPr>
                  <w:rFonts w:hint="eastAsia" w:ascii="Times New Roman" w:hAnsi="Times New Roman" w:cs="Times New Roman"/>
                </w:rPr>
                <w:delText>挂钩</w:delText>
              </w:r>
            </w:del>
            <w:del w:id="617" w:author="1" w:date="2019-04-26T19:20:48Z">
              <w:r>
                <w:rPr>
                  <w:rFonts w:ascii="Times New Roman" w:hAnsi="Times New Roman" w:cs="Times New Roman"/>
                </w:rPr>
                <w:delText>EPT</w:delText>
              </w:r>
            </w:del>
            <w:del w:id="618" w:author="1" w:date="2019-04-26T19:20:48Z">
              <w:r>
                <w:rPr>
                  <w:rFonts w:hint="eastAsia" w:ascii="Times New Roman" w:hAnsi="Times New Roman" w:cs="Times New Roman"/>
                </w:rPr>
                <w:delText>访问函数，重定向并获取</w:delText>
              </w:r>
            </w:del>
            <w:del w:id="619" w:author="1" w:date="2019-04-26T19:20:48Z">
              <w:r>
                <w:rPr>
                  <w:rFonts w:ascii="Times New Roman" w:hAnsi="Times New Roman" w:cs="Times New Roman"/>
                </w:rPr>
                <w:delText>EPT</w:delText>
              </w:r>
            </w:del>
            <w:del w:id="620" w:author="1" w:date="2019-04-26T19:20:48Z">
              <w:r>
                <w:rPr>
                  <w:rFonts w:hint="eastAsia" w:ascii="Times New Roman" w:hAnsi="Times New Roman" w:cs="Times New Roman"/>
                </w:rPr>
                <w:delText>的地址</w:delText>
              </w:r>
            </w:del>
          </w:p>
          <w:p>
            <w:pPr>
              <w:widowControl w:val="0"/>
              <w:jc w:val="both"/>
              <w:rPr>
                <w:del w:id="621" w:author="1" w:date="2019-04-26T19:20:48Z"/>
                <w:rFonts w:ascii="Times New Roman" w:hAnsi="Times New Roman" w:cs="Times New Roman"/>
              </w:rPr>
            </w:pPr>
            <w:del w:id="622" w:author="1" w:date="2019-04-26T19:20:48Z">
              <w:r>
                <w:rPr>
                  <w:rFonts w:ascii="Times New Roman" w:hAnsi="Times New Roman" w:cs="Times New Roman"/>
                </w:rPr>
                <w:delText>{</w:delText>
              </w:r>
            </w:del>
          </w:p>
          <w:p>
            <w:pPr>
              <w:widowControl w:val="0"/>
              <w:jc w:val="both"/>
              <w:rPr>
                <w:del w:id="623" w:author="1" w:date="2019-04-26T19:20:48Z"/>
                <w:rFonts w:ascii="Times New Roman" w:hAnsi="Times New Roman" w:cs="Times New Roman"/>
              </w:rPr>
            </w:pPr>
            <w:del w:id="624" w:author="1" w:date="2019-04-26T19:20:48Z">
              <w:r>
                <w:rPr>
                  <w:rFonts w:ascii="Times New Roman" w:hAnsi="Times New Roman" w:cs="Times New Roman"/>
                </w:rPr>
                <w:delText xml:space="preserve">        uint8_t machine_code[] = {</w:delText>
              </w:r>
            </w:del>
          </w:p>
          <w:p>
            <w:pPr>
              <w:widowControl w:val="0"/>
              <w:jc w:val="both"/>
              <w:rPr>
                <w:del w:id="625" w:author="1" w:date="2019-04-26T19:20:48Z"/>
                <w:rFonts w:ascii="Times New Roman" w:hAnsi="Times New Roman" w:cs="Times New Roman"/>
              </w:rPr>
            </w:pPr>
            <w:del w:id="626" w:author="1" w:date="2019-04-26T19:20:48Z">
              <w:r>
                <w:rPr>
                  <w:rFonts w:ascii="Times New Roman" w:hAnsi="Times New Roman" w:cs="Times New Roman"/>
                </w:rPr>
                <w:delText xml:space="preserve">            //movq $0x0, %rax </w:delText>
              </w:r>
            </w:del>
            <w:del w:id="627" w:author="1" w:date="2019-04-26T19:20:48Z">
              <w:r>
                <w:rPr>
                  <w:rFonts w:hint="eastAsia" w:ascii="Times New Roman" w:hAnsi="Times New Roman" w:cs="Times New Roman"/>
                </w:rPr>
                <w:delText>后面</w:delText>
              </w:r>
            </w:del>
            <w:del w:id="628" w:author="1" w:date="2019-04-26T19:20:48Z">
              <w:r>
                <w:rPr>
                  <w:rFonts w:ascii="Times New Roman" w:hAnsi="Times New Roman" w:cs="Times New Roman"/>
                </w:rPr>
                <w:delText>8</w:delText>
              </w:r>
            </w:del>
            <w:del w:id="629" w:author="1" w:date="2019-04-26T19:20:48Z">
              <w:r>
                <w:rPr>
                  <w:rFonts w:hint="eastAsia" w:ascii="Times New Roman" w:hAnsi="Times New Roman" w:cs="Times New Roman"/>
                </w:rPr>
                <w:delText>个字节的</w:delText>
              </w:r>
            </w:del>
            <w:del w:id="630" w:author="1" w:date="2019-04-26T19:20:48Z">
              <w:r>
                <w:rPr>
                  <w:rFonts w:ascii="Times New Roman" w:hAnsi="Times New Roman" w:cs="Times New Roman"/>
                </w:rPr>
                <w:delText>0</w:delText>
              </w:r>
            </w:del>
            <w:del w:id="631" w:author="1" w:date="2019-04-26T19:20:48Z">
              <w:r>
                <w:rPr>
                  <w:rFonts w:hint="eastAsia" w:ascii="Times New Roman" w:hAnsi="Times New Roman" w:cs="Times New Roman"/>
                </w:rPr>
                <w:delText>为</w:delText>
              </w:r>
            </w:del>
            <w:del w:id="632" w:author="1" w:date="2019-04-26T19:20:48Z">
              <w:r>
                <w:rPr>
                  <w:rFonts w:ascii="Times New Roman" w:hAnsi="Times New Roman" w:cs="Times New Roman"/>
                </w:rPr>
                <w:delText>64</w:delText>
              </w:r>
            </w:del>
            <w:del w:id="633" w:author="1" w:date="2019-04-26T19:20:48Z">
              <w:r>
                <w:rPr>
                  <w:rFonts w:hint="eastAsia" w:ascii="Times New Roman" w:hAnsi="Times New Roman" w:cs="Times New Roman"/>
                </w:rPr>
                <w:delText>位立即数</w:delText>
              </w:r>
            </w:del>
          </w:p>
          <w:p>
            <w:pPr>
              <w:widowControl w:val="0"/>
              <w:jc w:val="both"/>
              <w:rPr>
                <w:del w:id="634" w:author="1" w:date="2019-04-26T19:20:48Z"/>
                <w:rFonts w:ascii="Times New Roman" w:hAnsi="Times New Roman" w:cs="Times New Roman"/>
              </w:rPr>
            </w:pPr>
            <w:del w:id="635" w:author="1" w:date="2019-04-26T19:20:48Z">
              <w:r>
                <w:rPr>
                  <w:rFonts w:ascii="Times New Roman" w:hAnsi="Times New Roman" w:cs="Times New Roman"/>
                </w:rPr>
                <w:delText xml:space="preserve">            0xff, 0x0, 0x0, 0x0, 0x0, 0x0, 0x0, 0x0, 0x0</w:delText>
              </w:r>
            </w:del>
          </w:p>
          <w:p>
            <w:pPr>
              <w:widowControl w:val="0"/>
              <w:jc w:val="both"/>
              <w:rPr>
                <w:del w:id="636" w:author="1" w:date="2019-04-26T19:20:48Z"/>
                <w:rFonts w:ascii="Times New Roman" w:hAnsi="Times New Roman" w:cs="Times New Roman"/>
              </w:rPr>
            </w:pPr>
            <w:del w:id="637" w:author="1" w:date="2019-04-26T19:20:48Z">
              <w:r>
                <w:rPr>
                  <w:rFonts w:ascii="Times New Roman" w:hAnsi="Times New Roman" w:cs="Times New Roman"/>
                </w:rPr>
                <w:delText xml:space="preserve">            //jmpq *%rax</w:delText>
              </w:r>
            </w:del>
          </w:p>
          <w:p>
            <w:pPr>
              <w:widowControl w:val="0"/>
              <w:jc w:val="both"/>
              <w:rPr>
                <w:del w:id="638" w:author="1" w:date="2019-04-26T19:20:48Z"/>
                <w:rFonts w:ascii="Times New Roman" w:hAnsi="Times New Roman" w:cs="Times New Roman"/>
              </w:rPr>
            </w:pPr>
            <w:del w:id="639" w:author="1" w:date="2019-04-26T19:20:48Z">
              <w:r>
                <w:rPr>
                  <w:rFonts w:ascii="Times New Roman" w:hAnsi="Times New Roman" w:cs="Times New Roman"/>
                </w:rPr>
                <w:delText xml:space="preserve">        };</w:delText>
              </w:r>
            </w:del>
          </w:p>
          <w:p>
            <w:pPr>
              <w:widowControl w:val="0"/>
              <w:jc w:val="both"/>
              <w:rPr>
                <w:del w:id="640" w:author="1" w:date="2019-04-26T19:20:48Z"/>
                <w:rFonts w:ascii="Times New Roman" w:hAnsi="Times New Roman" w:cs="Times New Roman"/>
              </w:rPr>
            </w:pPr>
            <w:del w:id="641" w:author="1" w:date="2019-04-26T19:20:48Z">
              <w:r>
                <w:rPr>
                  <w:rFonts w:ascii="Times New Roman" w:hAnsi="Times New Roman" w:cs="Times New Roman"/>
                </w:rPr>
                <w:delText xml:space="preserve">        int pagesize = 4096;</w:delText>
              </w:r>
            </w:del>
          </w:p>
          <w:p>
            <w:pPr>
              <w:widowControl w:val="0"/>
              <w:jc w:val="both"/>
              <w:rPr>
                <w:del w:id="642" w:author="1" w:date="2019-04-26T19:20:48Z"/>
                <w:rFonts w:ascii="Times New Roman" w:hAnsi="Times New Roman" w:cs="Times New Roman"/>
              </w:rPr>
            </w:pPr>
            <w:del w:id="643" w:author="1" w:date="2019-04-26T19:20:48Z">
              <w:r>
                <w:rPr>
                  <w:rFonts w:ascii="Times New Roman" w:hAnsi="Times New Roman" w:cs="Times New Roman"/>
                </w:rPr>
                <w:delText xml:space="preserve">        void *p;</w:delText>
              </w:r>
            </w:del>
          </w:p>
          <w:p>
            <w:pPr>
              <w:widowControl w:val="0"/>
              <w:jc w:val="both"/>
              <w:rPr>
                <w:del w:id="644" w:author="1" w:date="2019-04-26T19:20:48Z"/>
                <w:rFonts w:ascii="Times New Roman" w:hAnsi="Times New Roman" w:cs="Times New Roman"/>
              </w:rPr>
            </w:pPr>
            <w:del w:id="645" w:author="1" w:date="2019-04-26T19:20:48Z">
              <w:r>
                <w:rPr>
                  <w:rFonts w:ascii="Times New Roman" w:hAnsi="Times New Roman" w:cs="Times New Roman"/>
                </w:rPr>
                <w:delText xml:space="preserve">        mem_EPT = (uint8_t *) to_mock_func;</w:delText>
              </w:r>
            </w:del>
          </w:p>
          <w:p>
            <w:pPr>
              <w:widowControl w:val="0"/>
              <w:jc w:val="both"/>
              <w:rPr>
                <w:del w:id="646" w:author="1" w:date="2019-04-26T19:20:48Z"/>
                <w:rFonts w:ascii="Times New Roman" w:hAnsi="Times New Roman" w:cs="Times New Roman"/>
              </w:rPr>
            </w:pPr>
            <w:del w:id="647" w:author="1" w:date="2019-04-26T19:20:48Z">
              <w:r>
                <w:rPr>
                  <w:rFonts w:ascii="Times New Roman" w:hAnsi="Times New Roman" w:cs="Times New Roman"/>
                </w:rPr>
                <w:tab/>
              </w:r>
            </w:del>
            <w:del w:id="648" w:author="1" w:date="2019-04-26T19:20:48Z">
              <w:r>
                <w:rPr>
                  <w:rFonts w:ascii="Times New Roman" w:hAnsi="Times New Roman" w:cs="Times New Roman"/>
                </w:rPr>
                <w:delText>p = (uint8_t*) (mem_ EPT - ((uint64_t) mem_ EPT % pagesize));</w:delText>
              </w:r>
            </w:del>
          </w:p>
          <w:p>
            <w:pPr>
              <w:widowControl w:val="0"/>
              <w:jc w:val="both"/>
              <w:rPr>
                <w:del w:id="649" w:author="1" w:date="2019-04-26T19:20:48Z"/>
                <w:rFonts w:ascii="Times New Roman" w:hAnsi="Times New Roman" w:cs="Times New Roman"/>
              </w:rPr>
            </w:pPr>
            <w:del w:id="650" w:author="1" w:date="2019-04-26T19:20:48Z">
              <w:r>
                <w:rPr>
                  <w:rFonts w:ascii="Times New Roman" w:hAnsi="Times New Roman" w:cs="Times New Roman"/>
                </w:rPr>
                <w:delText xml:space="preserve">        make_rw((unsigned long)to_mock_func);</w:delText>
              </w:r>
            </w:del>
          </w:p>
          <w:p>
            <w:pPr>
              <w:widowControl w:val="0"/>
              <w:jc w:val="both"/>
              <w:rPr>
                <w:del w:id="651" w:author="1" w:date="2019-04-26T19:20:48Z"/>
                <w:rFonts w:ascii="Times New Roman" w:hAnsi="Times New Roman" w:cs="Times New Roman"/>
              </w:rPr>
            </w:pPr>
          </w:p>
          <w:p>
            <w:pPr>
              <w:widowControl w:val="0"/>
              <w:jc w:val="both"/>
              <w:rPr>
                <w:del w:id="652" w:author="1" w:date="2019-04-26T19:20:48Z"/>
                <w:rFonts w:ascii="Times New Roman" w:hAnsi="Times New Roman" w:cs="Times New Roman"/>
              </w:rPr>
            </w:pPr>
            <w:del w:id="653" w:author="1" w:date="2019-04-26T19:20:48Z">
              <w:r>
                <w:rPr>
                  <w:rFonts w:ascii="Times New Roman" w:hAnsi="Times New Roman" w:cs="Times New Roman"/>
                </w:rPr>
                <w:delText xml:space="preserve">        //</w:delText>
              </w:r>
            </w:del>
            <w:del w:id="654" w:author="1" w:date="2019-04-26T19:20:48Z">
              <w:r>
                <w:rPr>
                  <w:rFonts w:hint="eastAsia" w:ascii="Times New Roman" w:hAnsi="Times New Roman" w:cs="Times New Roman"/>
                </w:rPr>
                <w:delText>改写立即数为</w:delText>
              </w:r>
            </w:del>
            <w:del w:id="655" w:author="1" w:date="2019-04-26T19:20:48Z">
              <w:r>
                <w:rPr>
                  <w:rFonts w:ascii="Times New Roman" w:hAnsi="Times New Roman" w:cs="Times New Roman"/>
                </w:rPr>
                <w:delText>mock</w:delText>
              </w:r>
            </w:del>
            <w:del w:id="656" w:author="1" w:date="2019-04-26T19:20:48Z">
              <w:r>
                <w:rPr>
                  <w:rFonts w:hint="eastAsia" w:ascii="Times New Roman" w:hAnsi="Times New Roman" w:cs="Times New Roman"/>
                </w:rPr>
                <w:delText>的地址</w:delText>
              </w:r>
            </w:del>
            <w:del w:id="657" w:author="1" w:date="2019-04-26T19:20:48Z">
              <w:r>
                <w:rPr>
                  <w:rFonts w:ascii="Times New Roman" w:hAnsi="Times New Roman" w:cs="Times New Roman"/>
                </w:rPr>
                <w:delText>,</w:delText>
              </w:r>
            </w:del>
            <w:del w:id="658" w:author="1" w:date="2019-04-26T19:20:48Z">
              <w:r>
                <w:rPr>
                  <w:rFonts w:hint="eastAsia" w:ascii="Times New Roman" w:hAnsi="Times New Roman" w:cs="Times New Roman"/>
                </w:rPr>
                <w:delText>写入函数入口处</w:delText>
              </w:r>
            </w:del>
          </w:p>
          <w:p>
            <w:pPr>
              <w:widowControl w:val="0"/>
              <w:jc w:val="both"/>
              <w:rPr>
                <w:del w:id="659" w:author="1" w:date="2019-04-26T19:20:48Z"/>
                <w:rFonts w:ascii="Times New Roman" w:hAnsi="Times New Roman" w:cs="Times New Roman"/>
              </w:rPr>
            </w:pPr>
            <w:del w:id="660" w:author="1" w:date="2019-04-26T19:20:48Z">
              <w:r>
                <w:rPr>
                  <w:rFonts w:ascii="Times New Roman" w:hAnsi="Times New Roman" w:cs="Times New Roman"/>
                </w:rPr>
                <w:tab/>
              </w:r>
            </w:del>
            <w:del w:id="661" w:author="1" w:date="2019-04-26T19:20:48Z">
              <w:r>
                <w:rPr>
                  <w:rFonts w:ascii="Times New Roman" w:hAnsi="Times New Roman" w:cs="Times New Roman"/>
                </w:rPr>
                <w:delText>memcpy(orig_code_EPT, mem_ EPT, sizeof(orig_code_EPT));</w:delText>
              </w:r>
            </w:del>
          </w:p>
          <w:p>
            <w:pPr>
              <w:widowControl w:val="0"/>
              <w:jc w:val="both"/>
              <w:rPr>
                <w:del w:id="662" w:author="1" w:date="2019-04-26T19:20:48Z"/>
                <w:rFonts w:ascii="Times New Roman" w:hAnsi="Times New Roman" w:cs="Times New Roman"/>
              </w:rPr>
            </w:pPr>
            <w:del w:id="663" w:author="1" w:date="2019-04-26T19:20:48Z">
              <w:r>
                <w:rPr>
                  <w:rFonts w:ascii="Times New Roman" w:hAnsi="Times New Roman" w:cs="Times New Roman"/>
                </w:rPr>
                <w:delText xml:space="preserve">        memcpy(machine_code + 1, &amp;mock_func, sizeof(mock_func));</w:delText>
              </w:r>
            </w:del>
          </w:p>
          <w:p>
            <w:pPr>
              <w:widowControl w:val="0"/>
              <w:jc w:val="both"/>
              <w:rPr>
                <w:del w:id="664" w:author="1" w:date="2019-04-26T19:20:48Z"/>
                <w:rFonts w:ascii="Times New Roman" w:hAnsi="Times New Roman" w:cs="Times New Roman"/>
              </w:rPr>
            </w:pPr>
            <w:del w:id="665" w:author="1" w:date="2019-04-26T19:20:48Z">
              <w:r>
                <w:rPr>
                  <w:rFonts w:ascii="Times New Roman" w:hAnsi="Times New Roman" w:cs="Times New Roman"/>
                </w:rPr>
                <w:delText xml:space="preserve">        memcpy(mem_ EPT, machine_code, sizeof(machine_code))</w:delText>
              </w:r>
            </w:del>
          </w:p>
          <w:p>
            <w:pPr>
              <w:widowControl w:val="0"/>
              <w:jc w:val="both"/>
              <w:rPr>
                <w:del w:id="666" w:author="1" w:date="2019-04-26T19:20:48Z"/>
                <w:rFonts w:ascii="Times New Roman" w:hAnsi="Times New Roman" w:cs="Times New Roman"/>
              </w:rPr>
            </w:pPr>
            <w:del w:id="667" w:author="1" w:date="2019-04-26T19:20:48Z">
              <w:r>
                <w:rPr>
                  <w:rFonts w:ascii="Times New Roman" w:hAnsi="Times New Roman" w:cs="Times New Roman"/>
                </w:rPr>
                <w:delText>}</w:delText>
              </w:r>
            </w:del>
          </w:p>
        </w:tc>
      </w:tr>
    </w:tbl>
    <w:p>
      <w:pPr>
        <w:ind w:firstLine="0"/>
        <w:rPr>
          <w:rFonts w:hint="eastAsia" w:ascii="Times New Roman" w:hAnsi="Times New Roman" w:cs="Times New Roman" w:eastAsiaTheme="minorEastAsia"/>
          <w:lang w:val="en-US" w:eastAsia="zh-CN"/>
        </w:rPr>
        <w:pPrChange w:id="668" w:author="1" w:date="2019-04-26T19:20:50Z">
          <w:pPr>
            <w:ind w:firstLine="420"/>
          </w:pPr>
        </w:pPrChange>
      </w:pP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both"/>
              <w:rPr>
                <w:ins w:id="669" w:author="1" w:date="2019-04-26T19:20:09Z"/>
                <w:rFonts w:ascii="Times New Roman" w:hAnsi="Times New Roman" w:cs="Times New Roman"/>
              </w:rPr>
            </w:pPr>
            <w:ins w:id="670" w:author="1" w:date="2019-04-26T19:20:09Z">
              <w:r>
                <w:rPr>
                  <w:rFonts w:ascii="Times New Roman" w:hAnsi="Times New Roman" w:cs="Times New Roman"/>
                </w:rPr>
                <w:t>//</w:t>
              </w:r>
            </w:ins>
            <w:ins w:id="671" w:author="1" w:date="2019-04-26T19:20:09Z">
              <w:r>
                <w:rPr>
                  <w:rFonts w:hint="eastAsia" w:ascii="Times New Roman" w:hAnsi="Times New Roman" w:cs="Times New Roman"/>
                </w:rPr>
                <w:t>实施</w:t>
              </w:r>
            </w:ins>
            <w:ins w:id="672" w:author="1" w:date="2019-04-26T19:20:09Z">
              <w:r>
                <w:rPr>
                  <w:rFonts w:ascii="Times New Roman" w:hAnsi="Times New Roman" w:cs="Times New Roman"/>
                </w:rPr>
                <w:t>EPT</w:t>
              </w:r>
            </w:ins>
            <w:ins w:id="673" w:author="1" w:date="2019-04-26T19:20:09Z">
              <w:r>
                <w:rPr>
                  <w:rFonts w:hint="eastAsia" w:ascii="Times New Roman" w:hAnsi="Times New Roman" w:cs="Times New Roman"/>
                </w:rPr>
                <w:t>篡改攻击的关键代码</w:t>
              </w:r>
            </w:ins>
          </w:p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//mmu_audit.c </w:t>
            </w:r>
            <w:r>
              <w:rPr>
                <w:rFonts w:hint="eastAsia" w:ascii="Times New Roman" w:hAnsi="Times New Roman" w:cs="Times New Roman"/>
              </w:rPr>
              <w:t>内核更改部分</w:t>
            </w:r>
          </w:p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void mmu_spte_walk_attack(struct kvm_vcpu * vcpu, inspect_spte fn)</w:t>
            </w:r>
          </w:p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{</w:t>
            </w:r>
          </w:p>
          <w:p>
            <w:pPr>
              <w:widowControl w:val="0"/>
              <w:ind w:firstLine="360" w:firstLineChars="15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mmu_spte_walk_part(vcpu,fn);</w:t>
            </w:r>
          </w:p>
          <w:p>
            <w:pPr>
              <w:widowControl w:val="0"/>
              <w:ind w:firstLine="360" w:firstLineChars="15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printk(“The address of EPT is %lx\n!”,vcpu-&gt;arch.mmu.root_level);</w:t>
            </w:r>
          </w:p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}</w:t>
            </w:r>
          </w:p>
        </w:tc>
      </w:tr>
    </w:tbl>
    <w:p>
      <w:pPr>
        <w:ind w:firstLine="420"/>
        <w:rPr>
          <w:rFonts w:ascii="Times New Roman" w:hAnsi="Times New Roman" w:cs="Times New Roman"/>
        </w:rPr>
      </w:pP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//EPT_attack.c</w:t>
            </w:r>
          </w:p>
          <w:p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攻击实施</w:t>
            </w:r>
            <w:r>
              <w:rPr>
                <w:rFonts w:ascii="Times New Roman" w:hAnsi="Times New Roman" w:cs="Times New Roman"/>
              </w:rPr>
              <w:t>,</w:t>
            </w:r>
            <w:r>
              <w:rPr>
                <w:rFonts w:hint="eastAsia" w:ascii="Times New Roman" w:hAnsi="Times New Roman" w:cs="Times New Roman"/>
              </w:rPr>
              <w:t>调用</w:t>
            </w:r>
            <w:r>
              <w:rPr>
                <w:rFonts w:ascii="Times New Roman" w:hAnsi="Times New Roman" w:cs="Times New Roman"/>
              </w:rPr>
              <w:t>Set_hook_EPT(mmu_spte_walk</w:t>
            </w:r>
            <w:r>
              <w:rPr>
                <w:rFonts w:hint="eastAsia" w:ascii="Times New Roman" w:hAnsi="Times New Roman" w:cs="Times New Roman"/>
              </w:rPr>
              <w:t>，</w:t>
            </w:r>
            <w:r>
              <w:rPr>
                <w:rFonts w:ascii="Times New Roman" w:hAnsi="Times New Roman" w:cs="Times New Roman"/>
              </w:rPr>
              <w:t>mmu_spte_walk_attack)</w:t>
            </w:r>
          </w:p>
        </w:tc>
      </w:tr>
    </w:tbl>
    <w:p>
      <w:pPr>
        <w:rPr>
          <w:rFonts w:ascii="Times New Roman" w:hAnsi="Times New Roman" w:cs="Times New Roman"/>
        </w:rPr>
      </w:pP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/>
              <w:jc w:val="left"/>
              <w:rPr>
                <w:del w:id="675" w:author="juku" w:date="2019-03-18T20:17:00Z"/>
                <w:rFonts w:ascii="Times New Roman" w:hAnsi="Times New Roman" w:cs="Times New Roman"/>
              </w:rPr>
              <w:pPrChange w:id="674" w:author="1" w:date="2019-04-26T19:21:35Z">
                <w:pPr>
                  <w:widowControl w:val="0"/>
                  <w:jc w:val="both"/>
                </w:pPr>
              </w:pPrChange>
            </w:pPr>
            <w:ins w:id="676" w:author="1" w:date="2019-04-26T19:21:53Z">
              <w:r>
                <w:rPr>
                  <w:rFonts w:hint="eastAsia" w:ascii="Times New Roman" w:hAnsi="Times New Roman" w:cs="Times New Roman"/>
                  <w:lang w:val="en-US" w:eastAsia="zh-CN"/>
                </w:rPr>
                <w:t>3）</w:t>
              </w:r>
            </w:ins>
            <w:del w:id="677" w:author="unknown" w:date="2019-03-06T10:39:00Z">
              <w:r>
                <w:rPr>
                  <w:rFonts w:hint="eastAsia" w:ascii="Times New Roman" w:hAnsi="Times New Roman" w:cs="Times New Roman"/>
                </w:rPr>
                <w:delText>结果假设分析</w:delText>
              </w:r>
            </w:del>
            <w:del w:id="678" w:author="juku" w:date="2019-03-18T20:17:00Z">
              <w:r>
                <w:rPr>
                  <w:rFonts w:hint="eastAsia" w:ascii="Times New Roman" w:hAnsi="Times New Roman" w:cs="Times New Roman"/>
                </w:rPr>
                <w:delText>：</w:delText>
              </w:r>
            </w:del>
          </w:p>
          <w:p>
            <w:pPr>
              <w:widowControl/>
              <w:numPr>
                <w:ilvl w:val="-1"/>
                <w:numId w:val="0"/>
              </w:numPr>
              <w:ind w:left="0" w:firstLine="0"/>
              <w:jc w:val="left"/>
              <w:rPr>
                <w:ins w:id="680" w:author="1" w:date="2019-04-26T19:21:11Z"/>
              </w:rPr>
              <w:pPrChange w:id="679" w:author="1" w:date="2019-04-26T19:21:35Z">
                <w:pPr>
                  <w:widowControl w:val="0"/>
                  <w:numPr>
                    <w:ilvl w:val="0"/>
                    <w:numId w:val="5"/>
                  </w:numPr>
                  <w:ind w:left="360" w:hanging="360"/>
                  <w:jc w:val="both"/>
                </w:pPr>
              </w:pPrChange>
            </w:pPr>
            <w:ins w:id="681" w:author="1" w:date="2019-04-26T19:21:51Z">
              <w:r>
                <w:rPr>
                  <w:rFonts w:hint="eastAsia" w:ascii="Times New Roman" w:hAnsi="Times New Roman" w:cs="Times New Roman"/>
                  <w:lang w:val="en-US" w:eastAsia="zh-CN"/>
                </w:rPr>
                <w:t>未</w:t>
              </w:r>
            </w:ins>
            <w:ins w:id="682" w:author="1" w:date="2019-04-26T19:21:45Z">
              <w:r>
                <w:rPr>
                  <w:rFonts w:hint="eastAsia" w:ascii="Times New Roman" w:hAnsi="Times New Roman" w:cs="Times New Roman"/>
                  <w:lang w:val="en-US" w:eastAsia="zh-CN"/>
                </w:rPr>
                <w:t>加载虚拟机安全套件</w:t>
              </w:r>
            </w:ins>
            <w:ins w:id="683" w:author="1" w:date="2019-04-26T19:21:46Z">
              <w:r>
                <w:rPr>
                  <w:rFonts w:hint="eastAsia" w:ascii="Times New Roman" w:hAnsi="Times New Roman" w:cs="Times New Roman"/>
                  <w:lang w:val="en-US" w:eastAsia="zh-CN"/>
                </w:rPr>
                <w:t>，</w:t>
              </w:r>
            </w:ins>
            <w:ins w:id="684" w:author="1" w:date="2019-04-26T19:21:11Z">
              <w:r>
                <w:rPr>
                  <w:rFonts w:hint="eastAsia" w:ascii="Times New Roman" w:hAnsi="Times New Roman" w:cs="Times New Roman"/>
                  <w:lang w:val="en-US" w:eastAsia="zh-CN"/>
                </w:rPr>
                <w:t>会</w:t>
              </w:r>
            </w:ins>
            <w:ins w:id="685" w:author="1" w:date="2019-04-26T19:21:11Z">
              <w:r>
                <w:rPr>
                  <w:rFonts w:hint="eastAsia" w:ascii="Times New Roman" w:hAnsi="Times New Roman" w:cs="Times New Roman"/>
                </w:rPr>
                <w:t>打印</w:t>
              </w:r>
            </w:ins>
            <w:ins w:id="686" w:author="1" w:date="2019-04-26T19:21:11Z">
              <w:r>
                <w:rPr>
                  <w:rFonts w:ascii="Times New Roman" w:hAnsi="Times New Roman" w:cs="Times New Roman"/>
                </w:rPr>
                <w:t>*(vmcs_signal-&gt;data)</w:t>
              </w:r>
            </w:ins>
            <w:ins w:id="687" w:author="1" w:date="2019-04-26T19:21:11Z">
              <w:r>
                <w:rPr>
                  <w:rFonts w:hint="eastAsia" w:ascii="Times New Roman" w:hAnsi="Times New Roman" w:cs="Times New Roman"/>
                </w:rPr>
                <w:t>（</w:t>
              </w:r>
            </w:ins>
            <w:ins w:id="688" w:author="1" w:date="2019-04-26T19:21:11Z">
              <w:r>
                <w:rPr>
                  <w:rFonts w:ascii="Times New Roman" w:hAnsi="Times New Roman" w:cs="Times New Roman"/>
                </w:rPr>
                <w:t>VMCS</w:t>
              </w:r>
            </w:ins>
            <w:ins w:id="689" w:author="1" w:date="2019-04-26T19:21:11Z">
              <w:r>
                <w:rPr>
                  <w:rFonts w:hint="eastAsia" w:ascii="Times New Roman" w:hAnsi="Times New Roman" w:cs="Times New Roman"/>
                </w:rPr>
                <w:t>内容）的值</w:t>
              </w:r>
            </w:ins>
            <w:ins w:id="690" w:author="1" w:date="2019-04-26T19:21:11Z">
              <w:r>
                <w:rPr>
                  <w:rFonts w:hint="eastAsia" w:ascii="Times New Roman" w:hAnsi="Times New Roman" w:cs="Times New Roman"/>
                  <w:lang w:eastAsia="zh-CN"/>
                </w:rPr>
                <w:t>。</w:t>
              </w:r>
            </w:ins>
          </w:p>
          <w:p>
            <w:pPr>
              <w:widowControl w:val="0"/>
              <w:numPr>
                <w:ilvl w:val="0"/>
                <w:numId w:val="5"/>
              </w:numPr>
              <w:ind w:left="360" w:hanging="360" w:firstLineChars="0"/>
              <w:jc w:val="both"/>
              <w:rPr>
                <w:del w:id="692" w:author="1" w:date="2019-04-26T19:21:29Z"/>
                <w:rFonts w:ascii="Times New Roman" w:hAnsi="Times New Roman" w:cs="Times New Roman"/>
              </w:rPr>
              <w:pPrChange w:id="691" w:author="1" w:date="2019-04-26T19:21:35Z">
                <w:pPr>
                  <w:pStyle w:val="23"/>
                  <w:numPr>
                    <w:ilvl w:val="0"/>
                    <w:numId w:val="5"/>
                  </w:numPr>
                  <w:ind w:left="360" w:hanging="360" w:firstLineChars="0"/>
                </w:pPr>
              </w:pPrChange>
            </w:pPr>
            <w:ins w:id="693" w:author="1" w:date="2019-04-26T19:21:56Z">
              <w:r>
                <w:rPr>
                  <w:rFonts w:hint="eastAsia" w:ascii="Times New Roman" w:hAnsi="Times New Roman" w:cs="Times New Roman"/>
                  <w:lang w:val="en-US" w:eastAsia="zh-CN"/>
                </w:rPr>
                <w:t>4</w:t>
              </w:r>
            </w:ins>
            <w:ins w:id="694" w:author="1" w:date="2019-04-26T19:21:57Z">
              <w:r>
                <w:rPr>
                  <w:rFonts w:hint="eastAsia" w:ascii="Times New Roman" w:hAnsi="Times New Roman" w:cs="Times New Roman"/>
                  <w:lang w:val="en-US" w:eastAsia="zh-CN"/>
                </w:rPr>
                <w:t>）</w:t>
              </w:r>
            </w:ins>
            <w:ins w:id="695" w:author="1" w:date="2019-04-26T19:21:11Z">
              <w:r>
                <w:rPr>
                  <w:rFonts w:hint="eastAsia" w:ascii="Times New Roman" w:hAnsi="Times New Roman" w:cs="Times New Roman"/>
                  <w:lang w:val="en-US" w:eastAsia="zh-CN"/>
                </w:rPr>
                <w:t>加载虚拟机安全套件后，不会</w:t>
              </w:r>
            </w:ins>
            <w:ins w:id="696" w:author="1" w:date="2019-04-26T19:21:11Z">
              <w:r>
                <w:rPr>
                  <w:rFonts w:hint="eastAsia" w:ascii="Times New Roman" w:hAnsi="Times New Roman" w:cs="Times New Roman"/>
                </w:rPr>
                <w:t>打印</w:t>
              </w:r>
            </w:ins>
            <w:ins w:id="697" w:author="1" w:date="2019-04-26T19:21:22Z">
              <w:r>
                <w:rPr>
                  <w:rFonts w:ascii="Times New Roman" w:hAnsi="Times New Roman" w:cs="Times New Roman"/>
                </w:rPr>
                <w:t>vcpu-&gt;arch.mmu.root_level</w:t>
              </w:r>
            </w:ins>
            <w:ins w:id="698" w:author="1" w:date="2019-04-26T19:21:22Z">
              <w:r>
                <w:rPr>
                  <w:rFonts w:hint="eastAsia" w:ascii="Times New Roman" w:hAnsi="Times New Roman" w:cs="Times New Roman"/>
                </w:rPr>
                <w:t>（</w:t>
              </w:r>
            </w:ins>
            <w:ins w:id="699" w:author="1" w:date="2019-04-26T19:21:22Z">
              <w:r>
                <w:rPr>
                  <w:rFonts w:ascii="Times New Roman" w:hAnsi="Times New Roman" w:cs="Times New Roman"/>
                </w:rPr>
                <w:t>EPT</w:t>
              </w:r>
            </w:ins>
            <w:ins w:id="700" w:author="1" w:date="2019-04-26T19:21:22Z">
              <w:r>
                <w:rPr>
                  <w:rFonts w:hint="eastAsia" w:ascii="Times New Roman" w:hAnsi="Times New Roman" w:cs="Times New Roman"/>
                </w:rPr>
                <w:t>）的</w:t>
              </w:r>
            </w:ins>
            <w:ins w:id="701" w:author="1" w:date="2019-04-26T19:21:11Z">
              <w:r>
                <w:rPr>
                  <w:rFonts w:hint="eastAsia" w:ascii="Times New Roman" w:hAnsi="Times New Roman" w:cs="Times New Roman"/>
                </w:rPr>
                <w:t>值</w:t>
              </w:r>
            </w:ins>
            <w:ins w:id="702" w:author="1" w:date="2019-04-26T19:21:11Z">
              <w:r>
                <w:rPr>
                  <w:rFonts w:hint="eastAsia" w:ascii="Times New Roman" w:hAnsi="Times New Roman" w:cs="Times New Roman"/>
                  <w:lang w:eastAsia="zh-CN"/>
                </w:rPr>
                <w:t>，</w:t>
              </w:r>
            </w:ins>
            <w:ins w:id="703" w:author="1" w:date="2019-04-26T19:21:11Z">
              <w:r>
                <w:rPr>
                  <w:rFonts w:hint="eastAsia" w:ascii="Times New Roman" w:hAnsi="Times New Roman" w:cs="Times New Roman"/>
                  <w:lang w:val="en-US" w:eastAsia="zh-CN"/>
                </w:rPr>
                <w:t>并</w:t>
              </w:r>
            </w:ins>
            <w:ins w:id="704" w:author="1" w:date="2019-04-26T19:21:11Z">
              <w:r>
                <w:rPr>
                  <w:rFonts w:hint="eastAsia" w:ascii="Times New Roman" w:hAnsi="Times New Roman" w:cs="Times New Roman"/>
                </w:rPr>
                <w:t>出现访问错误（</w:t>
              </w:r>
            </w:ins>
            <w:ins w:id="705" w:author="1" w:date="2019-04-26T19:21:11Z">
              <w:r>
                <w:rPr>
                  <w:rFonts w:ascii="Times New Roman" w:hAnsi="Times New Roman" w:cs="Times New Roman"/>
                </w:rPr>
                <w:t>page fault</w:t>
              </w:r>
            </w:ins>
            <w:ins w:id="706" w:author="1" w:date="2019-04-26T19:21:11Z">
              <w:r>
                <w:rPr>
                  <w:rFonts w:hint="eastAsia" w:ascii="Times New Roman" w:hAnsi="Times New Roman" w:cs="Times New Roman"/>
                </w:rPr>
                <w:t>）</w:t>
              </w:r>
            </w:ins>
            <w:ins w:id="707" w:author="1" w:date="2019-04-26T19:21:11Z">
              <w:r>
                <w:rPr>
                  <w:rFonts w:hint="eastAsia" w:ascii="Times New Roman" w:hAnsi="Times New Roman" w:cs="Times New Roman"/>
                  <w:lang w:val="en-US" w:eastAsia="zh-CN"/>
                </w:rPr>
                <w:t>警告</w:t>
              </w:r>
            </w:ins>
            <w:ins w:id="708" w:author="1" w:date="2019-04-26T19:21:11Z">
              <w:r>
                <w:rPr>
                  <w:rFonts w:hint="eastAsia" w:ascii="Times New Roman" w:hAnsi="Times New Roman" w:cs="Times New Roman"/>
                </w:rPr>
                <w:t>，无法在普通地址空间中访问</w:t>
              </w:r>
            </w:ins>
            <w:ins w:id="709" w:author="1" w:date="2019-04-26T19:21:11Z">
              <w:r>
                <w:rPr>
                  <w:rFonts w:ascii="Times New Roman" w:hAnsi="Times New Roman" w:cs="Times New Roman"/>
                </w:rPr>
                <w:t>VMCS</w:t>
              </w:r>
            </w:ins>
            <w:ins w:id="710" w:author="1" w:date="2019-04-26T19:21:11Z">
              <w:r>
                <w:rPr>
                  <w:rStyle w:val="19"/>
                  <w:rFonts w:ascii="Times New Roman" w:hAnsi="Times New Roman" w:cs="Times New Roman"/>
                </w:rPr>
                <w:commentReference w:id="5"/>
              </w:r>
            </w:ins>
            <w:ins w:id="711" w:author="1" w:date="2019-04-26T19:21:11Z">
              <w:r>
                <w:rPr>
                  <w:rFonts w:hint="eastAsia" w:ascii="Times New Roman" w:hAnsi="Times New Roman" w:cs="Times New Roman"/>
                </w:rPr>
                <w:t>。</w:t>
              </w:r>
            </w:ins>
            <w:ins w:id="712" w:author="juku" w:date="2019-03-18T20:17:00Z">
              <w:del w:id="713" w:author="1" w:date="2019-04-26T19:21:29Z">
                <w:r>
                  <w:rPr>
                    <w:rFonts w:hint="eastAsia" w:ascii="Times New Roman" w:hAnsi="Times New Roman" w:cs="Times New Roman"/>
                  </w:rPr>
                  <w:delText>1）</w:delText>
                </w:r>
              </w:del>
            </w:ins>
            <w:del w:id="714" w:author="1" w:date="2019-04-26T19:21:29Z">
              <w:r>
                <w:rPr>
                  <w:rFonts w:hint="eastAsia" w:ascii="Times New Roman" w:hAnsi="Times New Roman" w:cs="Times New Roman"/>
                </w:rPr>
                <w:delText>出现访问错误（</w:delText>
              </w:r>
            </w:del>
            <w:del w:id="715" w:author="1" w:date="2019-04-26T19:21:29Z">
              <w:r>
                <w:rPr>
                  <w:rFonts w:ascii="Times New Roman" w:hAnsi="Times New Roman" w:cs="Times New Roman"/>
                </w:rPr>
                <w:delText>page fault</w:delText>
              </w:r>
            </w:del>
            <w:del w:id="716" w:author="1" w:date="2019-04-26T19:21:29Z">
              <w:r>
                <w:rPr>
                  <w:rFonts w:hint="eastAsia" w:ascii="Times New Roman" w:hAnsi="Times New Roman" w:cs="Times New Roman"/>
                </w:rPr>
                <w:delText>），</w:delText>
              </w:r>
            </w:del>
            <w:ins w:id="717" w:author="juku" w:date="2019-03-06T23:07:00Z">
              <w:del w:id="718" w:author="1" w:date="2019-04-26T19:21:29Z">
                <w:r>
                  <w:rPr>
                    <w:rFonts w:hint="eastAsia" w:ascii="Times New Roman" w:hAnsi="Times New Roman" w:cs="Times New Roman"/>
                  </w:rPr>
                  <w:delText>无法在普通地址空间中访问</w:delText>
                </w:r>
              </w:del>
            </w:ins>
            <w:ins w:id="719" w:author="juku" w:date="2019-03-06T23:07:00Z">
              <w:del w:id="720" w:author="1" w:date="2019-04-26T19:21:29Z">
                <w:r>
                  <w:rPr>
                    <w:rFonts w:ascii="Times New Roman" w:hAnsi="Times New Roman" w:cs="Times New Roman"/>
                  </w:rPr>
                  <w:delText>EPT</w:delText>
                </w:r>
              </w:del>
            </w:ins>
            <w:ins w:id="721" w:author="juku" w:date="2019-03-06T23:07:00Z">
              <w:del w:id="722" w:author="1" w:date="2019-04-26T19:21:29Z">
                <w:r>
                  <w:rPr>
                    <w:rFonts w:hint="eastAsia" w:ascii="Times New Roman" w:hAnsi="Times New Roman" w:cs="Times New Roman"/>
                  </w:rPr>
                  <w:delText>，</w:delText>
                </w:r>
              </w:del>
            </w:ins>
            <w:del w:id="723" w:author="1" w:date="2019-04-26T19:21:29Z">
              <w:r>
                <w:rPr>
                  <w:rFonts w:hint="eastAsia" w:ascii="Times New Roman" w:hAnsi="Times New Roman" w:cs="Times New Roman"/>
                  <w:highlight w:val="yellow"/>
                  <w:rPrChange w:id="724" w:author="juku" w:date="2019-03-18T19:04:00Z">
                    <w:rPr>
                      <w:rFonts w:hint="eastAsia" w:ascii="Times New Roman" w:hAnsi="Times New Roman" w:cs="Times New Roman"/>
                    </w:rPr>
                  </w:rPrChange>
                </w:rPr>
                <w:delText>写阻止问题，则攻击阻止成功！</w:delText>
              </w:r>
            </w:del>
            <w:ins w:id="725" w:author="unknown" w:date="2019-03-06T10:39:00Z">
              <w:del w:id="726" w:author="1" w:date="2019-04-26T19:21:29Z">
                <w:r>
                  <w:rPr>
                    <w:rFonts w:hint="eastAsia" w:ascii="Times New Roman" w:hAnsi="Times New Roman" w:cs="Times New Roman"/>
                  </w:rPr>
                  <w:delText>则</w:delText>
                </w:r>
              </w:del>
            </w:ins>
            <w:ins w:id="727" w:author="juku" w:date="2019-03-06T23:08:00Z">
              <w:del w:id="728" w:author="1" w:date="2019-04-26T19:21:29Z">
                <w:r>
                  <w:rPr>
                    <w:rFonts w:hint="eastAsia" w:ascii="Times New Roman" w:hAnsi="Times New Roman" w:cs="Times New Roman"/>
                  </w:rPr>
                  <w:delText>表明</w:delText>
                </w:r>
              </w:del>
            </w:ins>
            <w:ins w:id="729" w:author="unknown" w:date="2019-03-06T10:39:00Z">
              <w:del w:id="730" w:author="1" w:date="2019-04-26T19:21:29Z">
                <w:r>
                  <w:rPr>
                    <w:rFonts w:hint="eastAsia" w:ascii="Times New Roman" w:hAnsi="Times New Roman" w:cs="Times New Roman"/>
                  </w:rPr>
                  <w:delText>实现</w:delText>
                </w:r>
              </w:del>
            </w:ins>
            <w:ins w:id="731" w:author="juku" w:date="2019-03-06T23:08:00Z">
              <w:del w:id="732" w:author="1" w:date="2019-04-26T19:21:29Z">
                <w:r>
                  <w:rPr>
                    <w:rFonts w:hint="eastAsia" w:ascii="Times New Roman" w:hAnsi="Times New Roman" w:cs="Times New Roman"/>
                  </w:rPr>
                  <w:delText>了</w:delText>
                </w:r>
              </w:del>
            </w:ins>
            <w:ins w:id="733" w:author="unknown" w:date="2019-03-06T10:39:00Z">
              <w:del w:id="734" w:author="1" w:date="2019-04-26T19:21:29Z">
                <w:r>
                  <w:rPr>
                    <w:rFonts w:hint="eastAsia" w:ascii="Times New Roman" w:hAnsi="Times New Roman" w:cs="Times New Roman"/>
                  </w:rPr>
                  <w:delText>该功能。</w:delText>
                </w:r>
              </w:del>
            </w:ins>
          </w:p>
          <w:p>
            <w:pPr>
              <w:widowControl w:val="0"/>
              <w:numPr>
                <w:ilvl w:val="0"/>
                <w:numId w:val="5"/>
              </w:numPr>
              <w:ind w:left="360" w:hanging="360" w:firstLineChars="0"/>
              <w:jc w:val="both"/>
              <w:rPr>
                <w:rFonts w:ascii="Times New Roman" w:hAnsi="Times New Roman" w:cs="Times New Roman"/>
              </w:rPr>
              <w:pPrChange w:id="735" w:author="1" w:date="2019-04-26T19:21:35Z">
                <w:pPr>
                  <w:pStyle w:val="23"/>
                  <w:numPr>
                    <w:ilvl w:val="0"/>
                    <w:numId w:val="5"/>
                  </w:numPr>
                  <w:ind w:left="360" w:hanging="360" w:firstLineChars="0"/>
                </w:pPr>
              </w:pPrChange>
            </w:pPr>
            <w:ins w:id="736" w:author="juku" w:date="2019-03-18T20:17:00Z">
              <w:del w:id="737" w:author="1" w:date="2019-04-26T19:21:29Z">
                <w:r>
                  <w:rPr>
                    <w:rFonts w:hint="eastAsia" w:ascii="Times New Roman" w:hAnsi="Times New Roman" w:cs="Times New Roman"/>
                  </w:rPr>
                  <w:delText>2）</w:delText>
                </w:r>
              </w:del>
            </w:ins>
            <w:del w:id="738" w:author="1" w:date="2019-04-26T19:21:29Z">
              <w:r>
                <w:rPr>
                  <w:rFonts w:hint="eastAsia" w:ascii="Times New Roman" w:hAnsi="Times New Roman" w:cs="Times New Roman"/>
                </w:rPr>
                <w:delText>若成功打印了</w:delText>
              </w:r>
            </w:del>
            <w:del w:id="739" w:author="1" w:date="2019-04-26T19:21:29Z">
              <w:r>
                <w:rPr>
                  <w:rFonts w:ascii="Times New Roman" w:hAnsi="Times New Roman" w:cs="Times New Roman"/>
                </w:rPr>
                <w:delText>vcpu-&gt;arch.mmu.root_level</w:delText>
              </w:r>
            </w:del>
            <w:del w:id="740" w:author="1" w:date="2019-04-26T19:21:29Z">
              <w:r>
                <w:rPr>
                  <w:rFonts w:hint="eastAsia" w:ascii="Times New Roman" w:hAnsi="Times New Roman" w:cs="Times New Roman"/>
                </w:rPr>
                <w:delText>（</w:delText>
              </w:r>
            </w:del>
            <w:del w:id="741" w:author="1" w:date="2019-04-26T19:21:29Z">
              <w:r>
                <w:rPr>
                  <w:rFonts w:ascii="Times New Roman" w:hAnsi="Times New Roman" w:cs="Times New Roman"/>
                </w:rPr>
                <w:delText>EPT</w:delText>
              </w:r>
            </w:del>
            <w:del w:id="742" w:author="1" w:date="2019-04-26T19:21:29Z">
              <w:r>
                <w:rPr>
                  <w:rFonts w:hint="eastAsia" w:ascii="Times New Roman" w:hAnsi="Times New Roman" w:cs="Times New Roman"/>
                </w:rPr>
                <w:delText>）的值，表明</w:delText>
              </w:r>
            </w:del>
            <w:ins w:id="743" w:author="unknown" w:date="2019-03-06T10:39:00Z">
              <w:del w:id="744" w:author="1" w:date="2019-04-26T19:21:29Z">
                <w:r>
                  <w:rPr>
                    <w:rFonts w:hint="eastAsia" w:ascii="Times New Roman" w:hAnsi="Times New Roman" w:cs="Times New Roman"/>
                  </w:rPr>
                  <w:delText>未实现该功能</w:delText>
                </w:r>
              </w:del>
            </w:ins>
            <w:del w:id="745" w:author="1" w:date="2019-04-26T19:21:30Z">
              <w:r>
                <w:rPr>
                  <w:rFonts w:hint="eastAsia" w:ascii="Times New Roman" w:hAnsi="Times New Roman" w:cs="Times New Roman"/>
                </w:rPr>
                <w:delText>攻击阻止失败。</w:delText>
              </w:r>
            </w:del>
          </w:p>
        </w:tc>
      </w:tr>
    </w:tbl>
    <w:p>
      <w:pPr>
        <w:rPr>
          <w:ins w:id="746" w:author="juku" w:date="2019-03-18T20:18:00Z"/>
        </w:rPr>
      </w:pPr>
    </w:p>
    <w:p>
      <w:pPr>
        <w:pStyle w:val="23"/>
        <w:numPr>
          <w:ilvl w:val="0"/>
          <w:numId w:val="3"/>
        </w:numPr>
        <w:ind w:firstLineChars="0"/>
        <w:rPr>
          <w:ins w:id="747" w:author="juku" w:date="2019-03-18T20:18:00Z"/>
        </w:rPr>
      </w:pPr>
      <w:ins w:id="748" w:author="juku" w:date="2019-03-18T20:18:00Z">
        <w:r>
          <w:rPr>
            <w:rFonts w:hint="eastAsia"/>
          </w:rPr>
          <w:t>动态标记与跟踪功能</w:t>
        </w:r>
      </w:ins>
    </w:p>
    <w:p>
      <w:pPr>
        <w:pStyle w:val="23"/>
        <w:ind w:left="420" w:firstLine="0" w:firstLineChars="0"/>
        <w:rPr>
          <w:ins w:id="749" w:author="juku" w:date="2019-03-18T20:46:00Z"/>
        </w:rPr>
      </w:pPr>
      <w:ins w:id="750" w:author="juku" w:date="2019-03-18T20:27:00Z">
        <w:r>
          <w:rPr>
            <w:rFonts w:hint="eastAsia"/>
          </w:rPr>
          <w:t>动态</w:t>
        </w:r>
      </w:ins>
      <w:ins w:id="751" w:author="juku" w:date="2019-03-18T20:29:00Z">
        <w:r>
          <w:rPr>
            <w:rFonts w:hint="eastAsia"/>
          </w:rPr>
          <w:t>内存</w:t>
        </w:r>
      </w:ins>
      <w:ins w:id="752" w:author="juku" w:date="2019-03-18T20:27:00Z">
        <w:r>
          <w:rPr>
            <w:rFonts w:hint="eastAsia"/>
          </w:rPr>
          <w:t>标记与跟踪功能</w:t>
        </w:r>
      </w:ins>
      <w:ins w:id="753" w:author="juku" w:date="2019-03-18T20:28:00Z">
        <w:r>
          <w:rPr>
            <w:rFonts w:hint="eastAsia"/>
          </w:rPr>
          <w:t>测试方案：</w:t>
        </w:r>
      </w:ins>
      <w:ins w:id="754" w:author="juku" w:date="2019-03-18T20:29:00Z">
        <w:r>
          <w:rPr>
            <w:rFonts w:hint="eastAsia" w:ascii="Times New Roman" w:hAnsi="Times New Roman" w:cs="Times New Roman"/>
          </w:rPr>
          <w:t>保证</w:t>
        </w:r>
      </w:ins>
      <w:ins w:id="755" w:author="juku" w:date="2019-03-18T20:30:00Z">
        <w:r>
          <w:rPr>
            <w:rFonts w:hint="eastAsia" w:ascii="Times New Roman" w:hAnsi="Times New Roman" w:cs="Times New Roman"/>
          </w:rPr>
          <w:t>内存可以得到正确的标记</w:t>
        </w:r>
      </w:ins>
      <w:ins w:id="756" w:author="juku" w:date="2019-03-18T20:32:00Z">
        <w:r>
          <w:rPr>
            <w:rFonts w:hint="eastAsia" w:ascii="Times New Roman" w:hAnsi="Times New Roman" w:cs="Times New Roman"/>
          </w:rPr>
          <w:t>；</w:t>
        </w:r>
      </w:ins>
      <w:ins w:id="757" w:author="juku" w:date="2019-03-18T20:30:00Z">
        <w:r>
          <w:rPr>
            <w:rFonts w:hint="eastAsia" w:ascii="Times New Roman" w:hAnsi="Times New Roman" w:cs="Times New Roman"/>
          </w:rPr>
          <w:t>并能够对K</w:t>
        </w:r>
      </w:ins>
      <w:ins w:id="758" w:author="juku" w:date="2019-03-18T20:30:00Z">
        <w:r>
          <w:rPr>
            <w:rFonts w:ascii="Times New Roman" w:hAnsi="Times New Roman" w:cs="Times New Roman"/>
          </w:rPr>
          <w:t>SM</w:t>
        </w:r>
      </w:ins>
      <w:ins w:id="759" w:author="juku" w:date="2019-03-18T20:30:00Z">
        <w:r>
          <w:rPr>
            <w:rFonts w:hint="eastAsia" w:ascii="Times New Roman" w:hAnsi="Times New Roman" w:cs="Times New Roman"/>
          </w:rPr>
          <w:t>机制、Balloon机制</w:t>
        </w:r>
      </w:ins>
      <w:ins w:id="760" w:author="juku" w:date="2019-03-18T20:31:00Z">
        <w:r>
          <w:rPr>
            <w:rFonts w:hint="eastAsia" w:ascii="Times New Roman" w:hAnsi="Times New Roman" w:cs="Times New Roman"/>
          </w:rPr>
          <w:t>的有一定的适应性</w:t>
        </w:r>
      </w:ins>
      <w:ins w:id="761" w:author="juku" w:date="2019-03-18T20:32:00Z">
        <w:r>
          <w:rPr>
            <w:rFonts w:hint="eastAsia" w:ascii="Times New Roman" w:hAnsi="Times New Roman" w:cs="Times New Roman"/>
          </w:rPr>
          <w:t>，当这些机制开启后</w:t>
        </w:r>
      </w:ins>
      <w:ins w:id="762" w:author="juku" w:date="2019-03-18T20:33:00Z">
        <w:r>
          <w:rPr>
            <w:rFonts w:hint="eastAsia" w:ascii="Times New Roman" w:hAnsi="Times New Roman" w:cs="Times New Roman"/>
          </w:rPr>
          <w:t>，</w:t>
        </w:r>
      </w:ins>
      <w:ins w:id="763" w:author="juku" w:date="2019-03-18T20:34:00Z">
        <w:r>
          <w:rPr>
            <w:rFonts w:hint="eastAsia" w:ascii="Times New Roman" w:hAnsi="Times New Roman" w:cs="Times New Roman"/>
          </w:rPr>
          <w:t>内存复用的现象会发生，为</w:t>
        </w:r>
      </w:ins>
      <w:ins w:id="764" w:author="juku" w:date="2019-03-18T20:42:00Z">
        <w:r>
          <w:rPr>
            <w:rFonts w:hint="eastAsia" w:ascii="Times New Roman" w:hAnsi="Times New Roman" w:cs="Times New Roman"/>
          </w:rPr>
          <w:t>了测试</w:t>
        </w:r>
      </w:ins>
      <w:ins w:id="765" w:author="juku" w:date="2019-03-18T20:34:00Z">
        <w:r>
          <w:rPr>
            <w:rFonts w:hint="eastAsia" w:ascii="Times New Roman" w:hAnsi="Times New Roman" w:cs="Times New Roman"/>
          </w:rPr>
          <w:t>内存</w:t>
        </w:r>
      </w:ins>
      <w:ins w:id="766" w:author="juku" w:date="2019-03-18T20:36:00Z">
        <w:r>
          <w:rPr>
            <w:rFonts w:hint="eastAsia" w:ascii="Times New Roman" w:hAnsi="Times New Roman" w:cs="Times New Roman"/>
          </w:rPr>
          <w:t>的</w:t>
        </w:r>
      </w:ins>
      <w:ins w:id="767" w:author="juku" w:date="2019-03-18T20:34:00Z">
        <w:r>
          <w:rPr>
            <w:rFonts w:hint="eastAsia" w:ascii="Times New Roman" w:hAnsi="Times New Roman" w:cs="Times New Roman"/>
          </w:rPr>
          <w:t>标记</w:t>
        </w:r>
      </w:ins>
      <w:ins w:id="768" w:author="juku" w:date="2019-03-18T20:36:00Z">
        <w:r>
          <w:rPr>
            <w:rFonts w:hint="eastAsia" w:ascii="Times New Roman" w:hAnsi="Times New Roman" w:cs="Times New Roman"/>
          </w:rPr>
          <w:t>随着内部复用动态变化，</w:t>
        </w:r>
      </w:ins>
      <w:ins w:id="769" w:author="juku" w:date="2019-03-18T20:43:00Z">
        <w:r>
          <w:rPr>
            <w:rFonts w:hint="eastAsia" w:ascii="Times New Roman" w:hAnsi="Times New Roman" w:cs="Times New Roman"/>
          </w:rPr>
          <w:t>设计了测试方案。</w:t>
        </w:r>
      </w:ins>
      <w:ins w:id="770" w:author="juku" w:date="2019-03-18T20:48:00Z">
        <w:r>
          <w:rPr>
            <w:rFonts w:hint="eastAsia" w:ascii="Times New Roman" w:hAnsi="Times New Roman" w:cs="Times New Roman"/>
          </w:rPr>
          <w:t>1）</w:t>
        </w:r>
      </w:ins>
      <w:ins w:id="771" w:author="juku" w:date="2019-03-18T20:46:00Z">
        <w:r>
          <w:rPr>
            <w:rFonts w:hint="eastAsia" w:ascii="Times New Roman" w:hAnsi="Times New Roman" w:cs="Times New Roman"/>
          </w:rPr>
          <w:t>系统未开启K</w:t>
        </w:r>
      </w:ins>
      <w:ins w:id="772" w:author="juku" w:date="2019-03-18T20:46:00Z">
        <w:r>
          <w:rPr>
            <w:rFonts w:ascii="Times New Roman" w:hAnsi="Times New Roman" w:cs="Times New Roman"/>
          </w:rPr>
          <w:t>SM</w:t>
        </w:r>
      </w:ins>
      <w:ins w:id="773" w:author="juku" w:date="2019-03-18T20:46:00Z">
        <w:r>
          <w:rPr>
            <w:rFonts w:hint="eastAsia" w:ascii="Times New Roman" w:hAnsi="Times New Roman" w:cs="Times New Roman"/>
          </w:rPr>
          <w:t>、Balloon机制时，</w:t>
        </w:r>
      </w:ins>
      <w:ins w:id="774" w:author="juku" w:date="2019-03-18T20:47:00Z">
        <w:r>
          <w:rPr>
            <w:rFonts w:hint="eastAsia" w:ascii="Times New Roman" w:hAnsi="Times New Roman" w:cs="Times New Roman"/>
          </w:rPr>
          <w:t>打印各个内存页</w:t>
        </w:r>
      </w:ins>
      <w:ins w:id="775" w:author="juku" w:date="2019-03-18T21:31:00Z">
        <w:r>
          <w:rPr>
            <w:rFonts w:hint="eastAsia" w:ascii="Times New Roman" w:hAnsi="Times New Roman" w:cs="Times New Roman"/>
          </w:rPr>
          <w:t>物理地址</w:t>
        </w:r>
      </w:ins>
      <w:ins w:id="776" w:author="juku" w:date="2019-03-18T21:02:00Z">
        <w:r>
          <w:rPr>
            <w:rFonts w:hint="eastAsia" w:ascii="Times New Roman" w:hAnsi="Times New Roman" w:cs="Times New Roman"/>
          </w:rPr>
          <w:t>和</w:t>
        </w:r>
      </w:ins>
      <w:ins w:id="777" w:author="juku" w:date="2019-03-18T21:31:00Z">
        <w:r>
          <w:rPr>
            <w:rFonts w:hint="eastAsia" w:ascii="Times New Roman" w:hAnsi="Times New Roman" w:cs="Times New Roman"/>
          </w:rPr>
          <w:t>页框号、SharedID</w:t>
        </w:r>
      </w:ins>
      <w:ins w:id="778" w:author="juku" w:date="2019-03-18T20:47:00Z">
        <w:r>
          <w:rPr>
            <w:rFonts w:hint="eastAsia" w:ascii="Times New Roman" w:hAnsi="Times New Roman" w:cs="Times New Roman"/>
          </w:rPr>
          <w:t>信息。</w:t>
        </w:r>
      </w:ins>
      <w:ins w:id="779" w:author="juku" w:date="2019-03-18T20:48:00Z">
        <w:r>
          <w:rPr>
            <w:rFonts w:hint="eastAsia" w:ascii="Times New Roman" w:hAnsi="Times New Roman" w:cs="Times New Roman"/>
          </w:rPr>
          <w:t>2）</w:t>
        </w:r>
      </w:ins>
      <w:ins w:id="780" w:author="juku" w:date="2019-03-18T20:47:00Z">
        <w:r>
          <w:rPr>
            <w:rFonts w:hint="eastAsia" w:ascii="Times New Roman" w:hAnsi="Times New Roman" w:cs="Times New Roman"/>
          </w:rPr>
          <w:t>当系统开启这两个机制时，</w:t>
        </w:r>
      </w:ins>
      <w:ins w:id="781" w:author="juku" w:date="2019-03-18T21:29:00Z">
        <w:r>
          <w:rPr>
            <w:rFonts w:hint="eastAsia" w:ascii="Times New Roman" w:hAnsi="Times New Roman" w:cs="Times New Roman"/>
          </w:rPr>
          <w:t>筛选ShareID标志位为1的内存</w:t>
        </w:r>
      </w:ins>
      <w:ins w:id="782" w:author="juku" w:date="2019-03-18T21:30:00Z">
        <w:r>
          <w:rPr>
            <w:rFonts w:hint="eastAsia" w:ascii="Times New Roman" w:hAnsi="Times New Roman" w:cs="Times New Roman"/>
          </w:rPr>
          <w:t>页，并</w:t>
        </w:r>
      </w:ins>
      <w:ins w:id="783" w:author="juku" w:date="2019-03-18T20:48:00Z">
        <w:r>
          <w:rPr>
            <w:rFonts w:hint="eastAsia" w:ascii="Times New Roman" w:hAnsi="Times New Roman" w:cs="Times New Roman"/>
          </w:rPr>
          <w:t>打印被复用的内存</w:t>
        </w:r>
      </w:ins>
      <w:ins w:id="784" w:author="juku" w:date="2019-03-18T21:25:00Z">
        <w:r>
          <w:rPr>
            <w:rFonts w:hint="eastAsia" w:ascii="Times New Roman" w:hAnsi="Times New Roman" w:cs="Times New Roman"/>
          </w:rPr>
          <w:t>页物理地址和页框号</w:t>
        </w:r>
      </w:ins>
      <w:ins w:id="785" w:author="juku" w:date="2019-03-18T20:52:00Z">
        <w:r>
          <w:rPr>
            <w:rFonts w:hint="eastAsia" w:ascii="Times New Roman" w:hAnsi="Times New Roman" w:cs="Times New Roman"/>
          </w:rPr>
          <w:t>信息</w:t>
        </w:r>
      </w:ins>
      <w:ins w:id="786" w:author="juku" w:date="2019-03-18T20:48:00Z">
        <w:r>
          <w:rPr>
            <w:rFonts w:hint="eastAsia" w:ascii="Times New Roman" w:hAnsi="Times New Roman" w:cs="Times New Roman"/>
          </w:rPr>
          <w:t>。</w:t>
        </w:r>
      </w:ins>
    </w:p>
    <w:p>
      <w:pPr>
        <w:pStyle w:val="5"/>
      </w:pPr>
      <w:r>
        <w:t>3.1.2</w:t>
      </w:r>
      <w:r>
        <w:rPr>
          <w:rFonts w:hint="eastAsia"/>
        </w:rPr>
        <w:t>预期结果</w:t>
      </w:r>
    </w:p>
    <w:p>
      <w:pPr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地址空间隔离功能测试：可以阻止</w:t>
      </w:r>
      <w:del w:id="787" w:author="juku" w:date="2019-03-06T23:08:00Z">
        <w:r>
          <w:rPr>
            <w:rFonts w:hint="eastAsia" w:ascii="Times New Roman" w:hAnsi="Times New Roman" w:cs="Times New Roman"/>
            <w:highlight w:val="yellow"/>
            <w:rPrChange w:id="788" w:author="juku" w:date="2019-03-18T19:04:00Z">
              <w:rPr>
                <w:rFonts w:hint="eastAsia" w:ascii="Times New Roman" w:hAnsi="Times New Roman" w:cs="Times New Roman"/>
              </w:rPr>
            </w:rPrChange>
          </w:rPr>
          <w:delText>其</w:delText>
        </w:r>
      </w:del>
      <w:ins w:id="789" w:author="juku" w:date="2019-03-06T23:08:00Z">
        <w:r>
          <w:rPr>
            <w:rFonts w:hint="eastAsia" w:ascii="Times New Roman" w:hAnsi="Times New Roman" w:cs="Times New Roman"/>
            <w:highlight w:val="yellow"/>
          </w:rPr>
          <w:t>普通</w:t>
        </w:r>
      </w:ins>
      <w:del w:id="790" w:author="juku" w:date="2019-03-06T23:08:00Z">
        <w:r>
          <w:rPr>
            <w:rFonts w:hint="eastAsia" w:ascii="Times New Roman" w:hAnsi="Times New Roman" w:cs="Times New Roman"/>
            <w:highlight w:val="yellow"/>
            <w:rPrChange w:id="791" w:author="juku" w:date="2019-03-18T19:04:00Z">
              <w:rPr>
                <w:rFonts w:hint="eastAsia" w:ascii="Times New Roman" w:hAnsi="Times New Roman" w:cs="Times New Roman"/>
              </w:rPr>
            </w:rPrChange>
          </w:rPr>
          <w:delText>余</w:delText>
        </w:r>
      </w:del>
      <w:r>
        <w:rPr>
          <w:rFonts w:hint="eastAsia" w:ascii="Times New Roman" w:hAnsi="Times New Roman" w:cs="Times New Roman"/>
          <w:highlight w:val="yellow"/>
          <w:rPrChange w:id="792" w:author="juku" w:date="2019-03-18T19:04:00Z">
            <w:rPr>
              <w:rFonts w:hint="eastAsia" w:ascii="Times New Roman" w:hAnsi="Times New Roman" w:cs="Times New Roman"/>
            </w:rPr>
          </w:rPrChange>
        </w:rPr>
        <w:t>地址空间</w:t>
      </w:r>
      <w:r>
        <w:rPr>
          <w:rFonts w:hint="eastAsia" w:ascii="Times New Roman" w:hAnsi="Times New Roman" w:cs="Times New Roman"/>
        </w:rPr>
        <w:t>的进程访问新的地址空间（安全执行环境）中的变量</w:t>
      </w:r>
      <w:r>
        <w:rPr>
          <w:rFonts w:ascii="Times New Roman" w:hAnsi="Times New Roman" w:cs="Times New Roman"/>
        </w:rPr>
        <w:t>variety</w:t>
      </w:r>
      <w:r>
        <w:rPr>
          <w:rFonts w:hint="eastAsia" w:ascii="Times New Roman" w:hAnsi="Times New Roman" w:cs="Times New Roman"/>
        </w:rPr>
        <w:t>。</w:t>
      </w:r>
    </w:p>
    <w:p>
      <w:pPr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虚拟机与宿主机交互监控功能测试：可以阻止</w:t>
      </w:r>
      <w:ins w:id="793" w:author="juku" w:date="2019-03-06T23:08:00Z">
        <w:r>
          <w:rPr>
            <w:rFonts w:hint="eastAsia" w:ascii="Times New Roman" w:hAnsi="Times New Roman" w:cs="Times New Roman"/>
          </w:rPr>
          <w:t>普通</w:t>
        </w:r>
      </w:ins>
      <w:del w:id="794" w:author="juku" w:date="2019-03-06T23:08:00Z">
        <w:r>
          <w:rPr>
            <w:rFonts w:hint="eastAsia" w:ascii="Times New Roman" w:hAnsi="Times New Roman" w:cs="Times New Roman"/>
            <w:highlight w:val="yellow"/>
            <w:rPrChange w:id="795" w:author="juku" w:date="2019-03-18T19:04:00Z">
              <w:rPr>
                <w:rFonts w:hint="eastAsia" w:ascii="Times New Roman" w:hAnsi="Times New Roman" w:cs="Times New Roman"/>
              </w:rPr>
            </w:rPrChange>
          </w:rPr>
          <w:delText>其余</w:delText>
        </w:r>
      </w:del>
      <w:r>
        <w:rPr>
          <w:rFonts w:hint="eastAsia" w:ascii="Times New Roman" w:hAnsi="Times New Roman" w:cs="Times New Roman"/>
          <w:highlight w:val="yellow"/>
          <w:rPrChange w:id="796" w:author="juku" w:date="2019-03-18T19:04:00Z">
            <w:rPr>
              <w:rFonts w:hint="eastAsia" w:ascii="Times New Roman" w:hAnsi="Times New Roman" w:cs="Times New Roman"/>
            </w:rPr>
          </w:rPrChange>
        </w:rPr>
        <w:t>地址</w:t>
      </w:r>
      <w:r>
        <w:rPr>
          <w:rFonts w:hint="eastAsia" w:ascii="Times New Roman" w:hAnsi="Times New Roman" w:cs="Times New Roman"/>
        </w:rPr>
        <w:t>空间中的进程访问</w:t>
      </w:r>
      <w:r>
        <w:rPr>
          <w:rFonts w:ascii="Times New Roman" w:hAnsi="Times New Roman" w:cs="Times New Roman"/>
        </w:rPr>
        <w:t>VMCS</w:t>
      </w:r>
      <w:r>
        <w:rPr>
          <w:rFonts w:hint="eastAsia" w:ascii="Times New Roman" w:hAnsi="Times New Roman" w:cs="Times New Roman"/>
        </w:rPr>
        <w:t>结构体。</w:t>
      </w:r>
    </w:p>
    <w:p>
      <w:pPr>
        <w:numPr>
          <w:ilvl w:val="0"/>
          <w:numId w:val="7"/>
        </w:numPr>
        <w:rPr>
          <w:ins w:id="797" w:author="juku" w:date="2019-03-18T20:53:00Z"/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虚拟机地址映射监控功能测试：通过阻止恶意篡改</w:t>
      </w:r>
      <w:r>
        <w:rPr>
          <w:rFonts w:ascii="Times New Roman" w:hAnsi="Times New Roman" w:cs="Times New Roman"/>
        </w:rPr>
        <w:t>EPT</w:t>
      </w:r>
      <w:r>
        <w:rPr>
          <w:rFonts w:hint="eastAsia" w:ascii="Times New Roman" w:hAnsi="Times New Roman" w:cs="Times New Roman"/>
        </w:rPr>
        <w:t>操作，从而能够阻止随后的多重映射攻击实施。</w:t>
      </w:r>
    </w:p>
    <w:p>
      <w:pPr>
        <w:numPr>
          <w:ilvl w:val="0"/>
          <w:numId w:val="7"/>
        </w:numPr>
        <w:rPr>
          <w:rFonts w:ascii="Times New Roman" w:hAnsi="Times New Roman" w:cs="Times New Roman"/>
        </w:rPr>
      </w:pPr>
      <w:ins w:id="798" w:author="juku" w:date="2019-03-18T20:53:00Z">
        <w:r>
          <w:rPr>
            <w:rFonts w:hint="eastAsia" w:ascii="Times New Roman" w:hAnsi="Times New Roman" w:cs="Times New Roman"/>
          </w:rPr>
          <w:t>内存动态标记与跟踪功能测试：</w:t>
        </w:r>
      </w:ins>
      <w:ins w:id="799" w:author="juku" w:date="2019-03-18T20:57:00Z">
        <w:r>
          <w:rPr>
            <w:rFonts w:hint="eastAsia" w:ascii="Times New Roman" w:hAnsi="Times New Roman" w:cs="Times New Roman"/>
          </w:rPr>
          <w:t>通过</w:t>
        </w:r>
      </w:ins>
      <w:ins w:id="800" w:author="juku" w:date="2019-03-18T21:01:00Z">
        <w:r>
          <w:rPr>
            <w:rFonts w:hint="eastAsia" w:ascii="Times New Roman" w:hAnsi="Times New Roman" w:cs="Times New Roman"/>
          </w:rPr>
          <w:t>在</w:t>
        </w:r>
      </w:ins>
      <w:ins w:id="801" w:author="juku" w:date="2019-03-18T20:57:00Z">
        <w:r>
          <w:rPr>
            <w:rFonts w:hint="eastAsia" w:ascii="Times New Roman" w:hAnsi="Times New Roman" w:cs="Times New Roman"/>
          </w:rPr>
          <w:t>未开启内存复用功能（K</w:t>
        </w:r>
      </w:ins>
      <w:ins w:id="802" w:author="juku" w:date="2019-03-18T20:57:00Z">
        <w:r>
          <w:rPr>
            <w:rFonts w:ascii="Times New Roman" w:hAnsi="Times New Roman" w:cs="Times New Roman"/>
          </w:rPr>
          <w:t>SM</w:t>
        </w:r>
      </w:ins>
      <w:ins w:id="803" w:author="juku" w:date="2019-03-18T20:57:00Z">
        <w:r>
          <w:rPr>
            <w:rFonts w:hint="eastAsia" w:ascii="Times New Roman" w:hAnsi="Times New Roman" w:cs="Times New Roman"/>
          </w:rPr>
          <w:t>、Balloon机制）时，</w:t>
        </w:r>
      </w:ins>
      <w:ins w:id="804" w:author="juku" w:date="2019-03-18T21:01:00Z">
        <w:r>
          <w:rPr>
            <w:rFonts w:hint="eastAsia" w:ascii="Times New Roman" w:hAnsi="Times New Roman" w:cs="Times New Roman"/>
          </w:rPr>
          <w:t>打印内存页</w:t>
        </w:r>
      </w:ins>
      <w:ins w:id="805" w:author="juku" w:date="2019-03-18T21:02:00Z">
        <w:r>
          <w:rPr>
            <w:rFonts w:hint="eastAsia" w:ascii="Times New Roman" w:hAnsi="Times New Roman" w:cs="Times New Roman"/>
          </w:rPr>
          <w:t>I</w:t>
        </w:r>
      </w:ins>
      <w:ins w:id="806" w:author="juku" w:date="2019-03-18T21:02:00Z">
        <w:r>
          <w:rPr>
            <w:rFonts w:ascii="Times New Roman" w:hAnsi="Times New Roman" w:cs="Times New Roman"/>
          </w:rPr>
          <w:t>D</w:t>
        </w:r>
      </w:ins>
      <w:ins w:id="807" w:author="juku" w:date="2019-03-18T21:02:00Z">
        <w:r>
          <w:rPr>
            <w:rFonts w:hint="eastAsia" w:ascii="Times New Roman" w:hAnsi="Times New Roman" w:cs="Times New Roman"/>
          </w:rPr>
          <w:t>号和属主信息</w:t>
        </w:r>
      </w:ins>
      <w:ins w:id="808" w:author="juku" w:date="2019-03-18T21:03:00Z">
        <w:r>
          <w:rPr>
            <w:rFonts w:hint="eastAsia" w:ascii="Times New Roman" w:hAnsi="Times New Roman" w:cs="Times New Roman"/>
          </w:rPr>
          <w:t>；以及通过在开启复用功能时，</w:t>
        </w:r>
      </w:ins>
      <w:ins w:id="809" w:author="juku" w:date="2019-03-18T21:04:00Z">
        <w:r>
          <w:rPr>
            <w:rFonts w:hint="eastAsia" w:ascii="Times New Roman" w:hAnsi="Times New Roman" w:cs="Times New Roman"/>
          </w:rPr>
          <w:t>打印内存页I</w:t>
        </w:r>
      </w:ins>
      <w:ins w:id="810" w:author="juku" w:date="2019-03-18T21:04:00Z">
        <w:r>
          <w:rPr>
            <w:rFonts w:ascii="Times New Roman" w:hAnsi="Times New Roman" w:cs="Times New Roman"/>
          </w:rPr>
          <w:t>D</w:t>
        </w:r>
      </w:ins>
      <w:ins w:id="811" w:author="juku" w:date="2019-03-18T21:04:00Z">
        <w:r>
          <w:rPr/>
          <w:t xml:space="preserve"> </w:t>
        </w:r>
      </w:ins>
      <w:ins w:id="812" w:author="juku" w:date="2019-03-18T21:04:00Z">
        <w:r>
          <w:rPr>
            <w:rFonts w:hint="eastAsia"/>
          </w:rPr>
          <w:t>号和sharedID信息，来验证</w:t>
        </w:r>
      </w:ins>
      <w:ins w:id="813" w:author="juku" w:date="2019-03-18T21:05:00Z">
        <w:r>
          <w:rPr>
            <w:rFonts w:hint="eastAsia"/>
          </w:rPr>
          <w:t>该功能的可行性。如若</w:t>
        </w:r>
      </w:ins>
      <w:ins w:id="814" w:author="juku" w:date="2019-03-18T21:08:00Z">
        <w:r>
          <w:rPr>
            <w:rFonts w:hint="eastAsia"/>
          </w:rPr>
          <w:t>在内存复用机制开启后，</w:t>
        </w:r>
      </w:ins>
      <w:ins w:id="815" w:author="juku" w:date="2019-03-18T21:06:00Z">
        <w:r>
          <w:rPr>
            <w:rFonts w:hint="eastAsia"/>
          </w:rPr>
          <w:t>存在部分内存页Shared</w:t>
        </w:r>
      </w:ins>
      <w:ins w:id="816" w:author="juku" w:date="2019-03-18T21:06:00Z">
        <w:r>
          <w:rPr/>
          <w:t>ID</w:t>
        </w:r>
      </w:ins>
      <w:ins w:id="817" w:author="juku" w:date="2019-03-18T21:06:00Z">
        <w:r>
          <w:rPr>
            <w:rFonts w:hint="eastAsia"/>
          </w:rPr>
          <w:t>的值为1，则表明</w:t>
        </w:r>
      </w:ins>
      <w:ins w:id="818" w:author="juku" w:date="2019-03-18T21:08:00Z">
        <w:r>
          <w:rPr>
            <w:rFonts w:hint="eastAsia"/>
          </w:rPr>
          <w:t>内存动态标记与跟踪功能被</w:t>
        </w:r>
      </w:ins>
      <w:ins w:id="819" w:author="juku" w:date="2019-03-18T21:09:00Z">
        <w:r>
          <w:rPr>
            <w:rFonts w:hint="eastAsia"/>
          </w:rPr>
          <w:t>实现。</w:t>
        </w:r>
      </w:ins>
    </w:p>
    <w:p>
      <w:pPr>
        <w:pStyle w:val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3.1.3</w:t>
      </w:r>
      <w:r>
        <w:rPr>
          <w:rFonts w:hint="eastAsia" w:ascii="Times New Roman" w:hAnsi="Times New Roman" w:cs="Times New Roman"/>
        </w:rPr>
        <w:t>实测结果</w:t>
      </w:r>
    </w:p>
    <w:p>
      <w:pPr>
        <w:numPr>
          <w:ilvl w:val="-1"/>
          <w:numId w:val="0"/>
        </w:numPr>
        <w:ind w:left="0" w:firstLine="420"/>
        <w:rPr>
          <w:rFonts w:ascii="Times New Roman" w:hAnsi="Times New Roman" w:cs="Times New Roman"/>
        </w:rPr>
        <w:pPrChange w:id="820" w:author="1" w:date="2019-04-08T16:45:23Z">
          <w:pPr/>
        </w:pPrChange>
      </w:pPr>
      <w:ins w:id="821" w:author="1" w:date="2019-04-01T20:56:48Z">
        <w:r>
          <w:rPr>
            <w:rFonts w:hint="eastAsia" w:ascii="Times New Roman" w:hAnsi="Times New Roman" w:cs="Times New Roman"/>
            <w:lang w:val="en-US" w:eastAsia="zh-CN"/>
          </w:rPr>
          <w:t>四</w:t>
        </w:r>
      </w:ins>
      <w:del w:id="822" w:author="1" w:date="2019-04-01T20:56:46Z">
        <w:r>
          <w:rPr>
            <w:rFonts w:hint="eastAsia" w:ascii="Times New Roman" w:hAnsi="Times New Roman" w:cs="Times New Roman"/>
          </w:rPr>
          <w:delText>三</w:delText>
        </w:r>
      </w:del>
      <w:r>
        <w:rPr>
          <w:rFonts w:hint="eastAsia" w:ascii="Times New Roman" w:hAnsi="Times New Roman" w:cs="Times New Roman"/>
        </w:rPr>
        <w:t>种功能通过</w:t>
      </w:r>
      <w:commentRangeStart w:id="6"/>
      <w:r>
        <w:rPr>
          <w:rFonts w:hint="eastAsia" w:ascii="Times New Roman" w:hAnsi="Times New Roman" w:cs="Times New Roman"/>
        </w:rPr>
        <w:t>测试</w:t>
      </w:r>
      <w:commentRangeEnd w:id="6"/>
      <w:r>
        <w:rPr>
          <w:rStyle w:val="17"/>
          <w:rFonts w:hint="eastAsia" w:ascii="Times New Roman" w:hAnsi="Times New Roman" w:cs="Times New Roman"/>
          <w:rPrChange w:id="823" w:author="1" w:date="2019-04-08T16:45:18Z">
            <w:rPr>
              <w:rStyle w:val="19"/>
            </w:rPr>
          </w:rPrChange>
        </w:rPr>
        <w:commentReference w:id="6"/>
      </w:r>
      <w:ins w:id="824" w:author="1" w:date="2019-04-01T20:57:00Z">
        <w:r>
          <w:rPr>
            <w:rStyle w:val="17"/>
            <w:rFonts w:hint="eastAsia" w:ascii="Times New Roman" w:hAnsi="Times New Roman" w:cs="Times New Roman"/>
            <w:lang w:val="en-US" w:eastAsia="zh-CN"/>
            <w:rPrChange w:id="825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结果</w:t>
        </w:r>
      </w:ins>
      <w:ins w:id="826" w:author="1" w:date="2019-04-01T20:57:02Z">
        <w:r>
          <w:rPr>
            <w:rStyle w:val="17"/>
            <w:rFonts w:hint="eastAsia" w:ascii="Times New Roman" w:hAnsi="Times New Roman" w:cs="Times New Roman"/>
            <w:lang w:val="en-US" w:eastAsia="zh-CN"/>
            <w:rPrChange w:id="827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如下</w:t>
        </w:r>
      </w:ins>
      <w:ins w:id="828" w:author="1" w:date="2019-04-01T20:57:03Z">
        <w:r>
          <w:rPr>
            <w:rStyle w:val="17"/>
            <w:rFonts w:hint="eastAsia" w:ascii="Times New Roman" w:hAnsi="Times New Roman" w:cs="Times New Roman"/>
            <w:lang w:val="en-US" w:eastAsia="zh-CN"/>
            <w:rPrChange w:id="829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，</w:t>
        </w:r>
      </w:ins>
      <w:ins w:id="830" w:author="1" w:date="2019-04-01T20:57:04Z">
        <w:r>
          <w:rPr>
            <w:rStyle w:val="17"/>
            <w:rFonts w:hint="eastAsia" w:ascii="Times New Roman" w:hAnsi="Times New Roman" w:cs="Times New Roman"/>
            <w:lang w:val="en-US" w:eastAsia="zh-CN"/>
            <w:rPrChange w:id="831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测试的</w:t>
        </w:r>
      </w:ins>
      <w:ins w:id="832" w:author="1" w:date="2019-04-01T20:57:06Z">
        <w:r>
          <w:rPr>
            <w:rStyle w:val="17"/>
            <w:rFonts w:hint="eastAsia" w:ascii="Times New Roman" w:hAnsi="Times New Roman" w:cs="Times New Roman"/>
            <w:lang w:val="en-US" w:eastAsia="zh-CN"/>
            <w:rPrChange w:id="833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过程</w:t>
        </w:r>
      </w:ins>
      <w:ins w:id="834" w:author="1" w:date="2019-04-01T20:57:11Z">
        <w:r>
          <w:rPr>
            <w:rStyle w:val="17"/>
            <w:rFonts w:hint="eastAsia" w:ascii="Times New Roman" w:hAnsi="Times New Roman" w:cs="Times New Roman"/>
            <w:lang w:val="en-US" w:eastAsia="zh-CN"/>
            <w:rPrChange w:id="835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完全</w:t>
        </w:r>
      </w:ins>
      <w:ins w:id="836" w:author="1" w:date="2019-04-01T20:57:12Z">
        <w:r>
          <w:rPr>
            <w:rStyle w:val="17"/>
            <w:rFonts w:hint="eastAsia" w:ascii="Times New Roman" w:hAnsi="Times New Roman" w:cs="Times New Roman"/>
            <w:lang w:val="en-US" w:eastAsia="zh-CN"/>
            <w:rPrChange w:id="837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相同</w:t>
        </w:r>
      </w:ins>
      <w:ins w:id="838" w:author="1" w:date="2019-04-01T20:57:15Z">
        <w:r>
          <w:rPr>
            <w:rStyle w:val="17"/>
            <w:rFonts w:hint="eastAsia" w:ascii="Times New Roman" w:hAnsi="Times New Roman" w:cs="Times New Roman"/>
            <w:lang w:val="en-US" w:eastAsia="zh-CN"/>
            <w:rPrChange w:id="839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，</w:t>
        </w:r>
      </w:ins>
      <w:ins w:id="840" w:author="1" w:date="2019-04-01T20:57:19Z">
        <w:r>
          <w:rPr>
            <w:rStyle w:val="17"/>
            <w:rFonts w:hint="eastAsia" w:ascii="Times New Roman" w:hAnsi="Times New Roman" w:cs="Times New Roman"/>
            <w:lang w:val="en-US" w:eastAsia="zh-CN"/>
            <w:rPrChange w:id="841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因</w:t>
        </w:r>
      </w:ins>
      <w:ins w:id="842" w:author="1" w:date="2019-04-01T20:57:20Z">
        <w:r>
          <w:rPr>
            <w:rStyle w:val="17"/>
            <w:rFonts w:hint="eastAsia" w:ascii="Times New Roman" w:hAnsi="Times New Roman" w:cs="Times New Roman"/>
            <w:lang w:val="en-US" w:eastAsia="zh-CN"/>
            <w:rPrChange w:id="843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将</w:t>
        </w:r>
      </w:ins>
      <w:ins w:id="844" w:author="1" w:date="2019-04-01T20:57:22Z">
        <w:r>
          <w:rPr>
            <w:rStyle w:val="17"/>
            <w:rFonts w:hint="eastAsia" w:ascii="Times New Roman" w:hAnsi="Times New Roman" w:cs="Times New Roman"/>
            <w:lang w:val="en-US" w:eastAsia="zh-CN"/>
            <w:rPrChange w:id="845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代码</w:t>
        </w:r>
      </w:ins>
      <w:ins w:id="846" w:author="1" w:date="2019-04-01T20:57:25Z">
        <w:r>
          <w:rPr>
            <w:rStyle w:val="17"/>
            <w:rFonts w:hint="eastAsia" w:ascii="Times New Roman" w:hAnsi="Times New Roman" w:cs="Times New Roman"/>
            <w:lang w:val="en-US" w:eastAsia="zh-CN"/>
            <w:rPrChange w:id="847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集体</w:t>
        </w:r>
      </w:ins>
      <w:ins w:id="848" w:author="1" w:date="2019-04-01T20:57:26Z">
        <w:r>
          <w:rPr>
            <w:rStyle w:val="17"/>
            <w:rFonts w:hint="eastAsia" w:ascii="Times New Roman" w:hAnsi="Times New Roman" w:cs="Times New Roman"/>
            <w:lang w:val="en-US" w:eastAsia="zh-CN"/>
            <w:rPrChange w:id="849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合成</w:t>
        </w:r>
      </w:ins>
      <w:ins w:id="850" w:author="1" w:date="2019-04-01T20:57:27Z">
        <w:r>
          <w:rPr>
            <w:rStyle w:val="17"/>
            <w:rFonts w:hint="eastAsia" w:ascii="Times New Roman" w:hAnsi="Times New Roman" w:cs="Times New Roman"/>
            <w:lang w:val="en-US" w:eastAsia="zh-CN"/>
            <w:rPrChange w:id="851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到</w:t>
        </w:r>
      </w:ins>
      <w:ins w:id="852" w:author="1" w:date="2019-04-01T21:00:52Z">
        <w:r>
          <w:rPr>
            <w:rStyle w:val="17"/>
            <w:rFonts w:hint="eastAsia" w:ascii="Times New Roman" w:hAnsi="Times New Roman" w:cs="Times New Roman"/>
            <w:lang w:val="en-US" w:eastAsia="zh-CN"/>
            <w:rPrChange w:id="853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一个</w:t>
        </w:r>
      </w:ins>
      <w:ins w:id="854" w:author="1" w:date="2019-04-01T21:00:55Z">
        <w:r>
          <w:rPr>
            <w:rStyle w:val="17"/>
            <w:rFonts w:hint="eastAsia" w:ascii="Times New Roman" w:hAnsi="Times New Roman" w:cs="Times New Roman"/>
            <w:lang w:val="en-US" w:eastAsia="zh-CN"/>
            <w:rPrChange w:id="855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代码中</w:t>
        </w:r>
      </w:ins>
      <w:ins w:id="856" w:author="1" w:date="2019-04-01T21:01:11Z">
        <w:r>
          <w:rPr>
            <w:rStyle w:val="17"/>
            <w:rFonts w:hint="eastAsia" w:ascii="Times New Roman" w:hAnsi="Times New Roman" w:cs="Times New Roman"/>
            <w:lang w:val="en-US" w:eastAsia="zh-CN"/>
            <w:rPrChange w:id="857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se</w:t>
        </w:r>
      </w:ins>
      <w:ins w:id="858" w:author="1" w:date="2019-04-01T21:01:12Z">
        <w:r>
          <w:rPr>
            <w:rStyle w:val="17"/>
            <w:rFonts w:hint="eastAsia" w:ascii="Times New Roman" w:hAnsi="Times New Roman" w:cs="Times New Roman"/>
            <w:lang w:val="en-US" w:eastAsia="zh-CN"/>
            <w:rPrChange w:id="859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cureVM_test.c</w:t>
        </w:r>
      </w:ins>
      <w:ins w:id="860" w:author="1" w:date="2019-04-01T21:01:15Z">
        <w:r>
          <w:rPr>
            <w:rStyle w:val="17"/>
            <w:rFonts w:hint="eastAsia" w:ascii="Times New Roman" w:hAnsi="Times New Roman" w:cs="Times New Roman"/>
            <w:lang w:val="en-US" w:eastAsia="zh-CN"/>
            <w:rPrChange w:id="861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中</w:t>
        </w:r>
      </w:ins>
      <w:ins w:id="862" w:author="1" w:date="2019-04-01T21:01:16Z">
        <w:r>
          <w:rPr>
            <w:rStyle w:val="17"/>
            <w:rFonts w:hint="eastAsia" w:ascii="Times New Roman" w:hAnsi="Times New Roman" w:cs="Times New Roman"/>
            <w:lang w:val="en-US" w:eastAsia="zh-CN"/>
            <w:rPrChange w:id="863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，</w:t>
        </w:r>
      </w:ins>
      <w:ins w:id="864" w:author="1" w:date="2019-04-01T21:06:58Z">
        <w:r>
          <w:rPr>
            <w:rStyle w:val="17"/>
            <w:rFonts w:hint="eastAsia" w:ascii="Times New Roman" w:hAnsi="Times New Roman" w:cs="Times New Roman"/>
            <w:lang w:val="en-US" w:eastAsia="zh-CN"/>
            <w:rPrChange w:id="865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随后</w:t>
        </w:r>
      </w:ins>
      <w:ins w:id="866" w:author="1" w:date="2019-04-01T21:01:46Z">
        <w:r>
          <w:rPr>
            <w:rStyle w:val="17"/>
            <w:rFonts w:hint="eastAsia" w:ascii="Times New Roman" w:hAnsi="Times New Roman" w:cs="Times New Roman"/>
            <w:lang w:val="en-US" w:eastAsia="zh-CN"/>
            <w:rPrChange w:id="867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直接</w:t>
        </w:r>
      </w:ins>
      <w:ins w:id="868" w:author="1" w:date="2019-04-01T21:01:47Z">
        <w:r>
          <w:rPr>
            <w:rStyle w:val="17"/>
            <w:rFonts w:hint="eastAsia" w:ascii="Times New Roman" w:hAnsi="Times New Roman" w:cs="Times New Roman"/>
            <w:lang w:val="en-US" w:eastAsia="zh-CN"/>
            <w:rPrChange w:id="869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执行</w:t>
        </w:r>
      </w:ins>
      <w:ins w:id="870" w:author="1" w:date="2019-04-01T21:01:49Z">
        <w:r>
          <w:rPr>
            <w:rStyle w:val="17"/>
            <w:rFonts w:hint="eastAsia" w:ascii="Times New Roman" w:hAnsi="Times New Roman" w:cs="Times New Roman"/>
            <w:lang w:val="en-US" w:eastAsia="zh-CN"/>
            <w:rPrChange w:id="871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命令</w:t>
        </w:r>
      </w:ins>
      <w:ins w:id="872" w:author="1" w:date="2019-04-01T21:04:34Z">
        <w:r>
          <w:rPr>
            <w:rStyle w:val="17"/>
            <w:rFonts w:hint="eastAsia" w:ascii="Times New Roman" w:hAnsi="Times New Roman" w:cs="Times New Roman"/>
            <w:lang w:val="en-US" w:eastAsia="zh-CN"/>
            <w:rPrChange w:id="873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make</w:t>
        </w:r>
      </w:ins>
      <w:ins w:id="874" w:author="1" w:date="2019-04-01T21:04:38Z">
        <w:r>
          <w:rPr>
            <w:rStyle w:val="17"/>
            <w:rFonts w:hint="eastAsia" w:ascii="Times New Roman" w:hAnsi="Times New Roman" w:cs="Times New Roman"/>
            <w:lang w:val="en-US" w:eastAsia="zh-CN"/>
            <w:rPrChange w:id="875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 xml:space="preserve"> </w:t>
        </w:r>
      </w:ins>
      <w:ins w:id="876" w:author="1" w:date="2019-04-01T21:04:39Z">
        <w:r>
          <w:rPr>
            <w:rStyle w:val="17"/>
            <w:rFonts w:hint="eastAsia" w:ascii="Times New Roman" w:hAnsi="Times New Roman" w:cs="Times New Roman"/>
            <w:lang w:val="en-US" w:eastAsia="zh-CN"/>
            <w:rPrChange w:id="877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&amp;&amp;</w:t>
        </w:r>
      </w:ins>
      <w:ins w:id="878" w:author="1" w:date="2019-04-01T21:04:40Z">
        <w:r>
          <w:rPr>
            <w:rStyle w:val="17"/>
            <w:rFonts w:hint="eastAsia" w:ascii="Times New Roman" w:hAnsi="Times New Roman" w:cs="Times New Roman"/>
            <w:lang w:val="en-US" w:eastAsia="zh-CN"/>
            <w:rPrChange w:id="879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 xml:space="preserve"> </w:t>
        </w:r>
      </w:ins>
      <w:ins w:id="880" w:author="1" w:date="2019-04-01T21:04:41Z">
        <w:r>
          <w:rPr>
            <w:rStyle w:val="17"/>
            <w:rFonts w:hint="eastAsia" w:ascii="Times New Roman" w:hAnsi="Times New Roman" w:cs="Times New Roman"/>
            <w:lang w:val="en-US" w:eastAsia="zh-CN"/>
            <w:rPrChange w:id="881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i</w:t>
        </w:r>
      </w:ins>
      <w:ins w:id="882" w:author="1" w:date="2019-04-01T21:04:43Z">
        <w:r>
          <w:rPr>
            <w:rStyle w:val="17"/>
            <w:rFonts w:hint="eastAsia" w:ascii="Times New Roman" w:hAnsi="Times New Roman" w:cs="Times New Roman"/>
            <w:lang w:val="en-US" w:eastAsia="zh-CN"/>
            <w:rPrChange w:id="883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n</w:t>
        </w:r>
      </w:ins>
      <w:ins w:id="884" w:author="1" w:date="2019-04-01T21:04:44Z">
        <w:r>
          <w:rPr>
            <w:rStyle w:val="17"/>
            <w:rFonts w:hint="eastAsia" w:ascii="Times New Roman" w:hAnsi="Times New Roman" w:cs="Times New Roman"/>
            <w:lang w:val="en-US" w:eastAsia="zh-CN"/>
            <w:rPrChange w:id="885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s</w:t>
        </w:r>
      </w:ins>
      <w:ins w:id="886" w:author="1" w:date="2019-04-01T21:04:45Z">
        <w:r>
          <w:rPr>
            <w:rStyle w:val="17"/>
            <w:rFonts w:hint="eastAsia" w:ascii="Times New Roman" w:hAnsi="Times New Roman" w:cs="Times New Roman"/>
            <w:lang w:val="en-US" w:eastAsia="zh-CN"/>
            <w:rPrChange w:id="887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m</w:t>
        </w:r>
      </w:ins>
      <w:ins w:id="888" w:author="1" w:date="2019-04-01T21:04:47Z">
        <w:r>
          <w:rPr>
            <w:rStyle w:val="17"/>
            <w:rFonts w:hint="eastAsia" w:ascii="Times New Roman" w:hAnsi="Times New Roman" w:cs="Times New Roman"/>
            <w:lang w:val="en-US" w:eastAsia="zh-CN"/>
            <w:rPrChange w:id="889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 xml:space="preserve">od </w:t>
        </w:r>
      </w:ins>
      <w:ins w:id="890" w:author="1" w:date="2019-04-01T21:04:49Z">
        <w:r>
          <w:rPr>
            <w:rStyle w:val="17"/>
            <w:rFonts w:hint="eastAsia" w:ascii="Times New Roman" w:hAnsi="Times New Roman" w:cs="Times New Roman"/>
            <w:lang w:val="en-US" w:eastAsia="zh-CN"/>
            <w:rPrChange w:id="891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sec</w:t>
        </w:r>
      </w:ins>
      <w:ins w:id="892" w:author="1" w:date="2019-04-01T21:04:50Z">
        <w:r>
          <w:rPr>
            <w:rStyle w:val="17"/>
            <w:rFonts w:hint="eastAsia" w:ascii="Times New Roman" w:hAnsi="Times New Roman" w:cs="Times New Roman"/>
            <w:lang w:val="en-US" w:eastAsia="zh-CN"/>
            <w:rPrChange w:id="893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ure</w:t>
        </w:r>
      </w:ins>
      <w:ins w:id="894" w:author="1" w:date="2019-04-01T21:04:51Z">
        <w:r>
          <w:rPr>
            <w:rStyle w:val="17"/>
            <w:rFonts w:hint="eastAsia" w:ascii="Times New Roman" w:hAnsi="Times New Roman" w:cs="Times New Roman"/>
            <w:lang w:val="en-US" w:eastAsia="zh-CN"/>
            <w:rPrChange w:id="895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VM</w:t>
        </w:r>
      </w:ins>
      <w:ins w:id="896" w:author="1" w:date="2019-04-01T21:04:52Z">
        <w:r>
          <w:rPr>
            <w:rStyle w:val="17"/>
            <w:rFonts w:hint="eastAsia" w:ascii="Times New Roman" w:hAnsi="Times New Roman" w:cs="Times New Roman"/>
            <w:lang w:val="en-US" w:eastAsia="zh-CN"/>
            <w:rPrChange w:id="897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_</w:t>
        </w:r>
      </w:ins>
      <w:ins w:id="898" w:author="1" w:date="2019-04-01T21:04:54Z">
        <w:r>
          <w:rPr>
            <w:rStyle w:val="17"/>
            <w:rFonts w:hint="eastAsia" w:ascii="Times New Roman" w:hAnsi="Times New Roman" w:cs="Times New Roman"/>
            <w:lang w:val="en-US" w:eastAsia="zh-CN"/>
            <w:rPrChange w:id="899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te</w:t>
        </w:r>
      </w:ins>
      <w:ins w:id="900" w:author="1" w:date="2019-04-01T21:04:55Z">
        <w:r>
          <w:rPr>
            <w:rStyle w:val="17"/>
            <w:rFonts w:hint="eastAsia" w:ascii="Times New Roman" w:hAnsi="Times New Roman" w:cs="Times New Roman"/>
            <w:lang w:val="en-US" w:eastAsia="zh-CN"/>
            <w:rPrChange w:id="901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st</w:t>
        </w:r>
      </w:ins>
      <w:ins w:id="902" w:author="1" w:date="2019-04-01T21:04:58Z">
        <w:r>
          <w:rPr>
            <w:rStyle w:val="17"/>
            <w:rFonts w:hint="eastAsia" w:ascii="Times New Roman" w:hAnsi="Times New Roman" w:cs="Times New Roman"/>
            <w:lang w:val="en-US" w:eastAsia="zh-CN"/>
            <w:rPrChange w:id="903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.ko</w:t>
        </w:r>
      </w:ins>
      <w:ins w:id="904" w:author="1" w:date="2019-04-01T21:05:06Z">
        <w:r>
          <w:rPr>
            <w:rStyle w:val="17"/>
            <w:rFonts w:hint="eastAsia" w:ascii="Times New Roman" w:hAnsi="Times New Roman" w:cs="Times New Roman"/>
            <w:lang w:val="en-US" w:eastAsia="zh-CN"/>
            <w:rPrChange w:id="905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，</w:t>
        </w:r>
      </w:ins>
      <w:ins w:id="906" w:author="1" w:date="2019-04-01T21:05:07Z">
        <w:r>
          <w:rPr>
            <w:rStyle w:val="17"/>
            <w:rFonts w:hint="eastAsia" w:ascii="Times New Roman" w:hAnsi="Times New Roman" w:cs="Times New Roman"/>
            <w:lang w:val="en-US" w:eastAsia="zh-CN"/>
            <w:rPrChange w:id="907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开启</w:t>
        </w:r>
      </w:ins>
      <w:ins w:id="908" w:author="1" w:date="2019-04-01T21:05:12Z">
        <w:r>
          <w:rPr>
            <w:rStyle w:val="17"/>
            <w:rFonts w:hint="eastAsia" w:ascii="Times New Roman" w:hAnsi="Times New Roman" w:cs="Times New Roman"/>
            <w:lang w:val="en-US" w:eastAsia="zh-CN"/>
            <w:rPrChange w:id="909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虚拟机</w:t>
        </w:r>
      </w:ins>
      <w:ins w:id="910" w:author="1" w:date="2019-04-01T21:05:24Z">
        <w:r>
          <w:rPr>
            <w:rStyle w:val="17"/>
            <w:rFonts w:hint="eastAsia" w:ascii="Times New Roman" w:hAnsi="Times New Roman" w:cs="Times New Roman"/>
            <w:lang w:val="en-US" w:eastAsia="zh-CN"/>
            <w:rPrChange w:id="911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（</w:t>
        </w:r>
      </w:ins>
      <w:ins w:id="912" w:author="1" w:date="2019-04-01T21:06:25Z">
        <w:r>
          <w:rPr>
            <w:rStyle w:val="17"/>
            <w:rFonts w:hint="eastAsia" w:ascii="Times New Roman" w:hAnsi="Times New Roman" w:cs="Times New Roman"/>
            <w:lang w:val="en-US" w:eastAsia="zh-CN"/>
            <w:rPrChange w:id="913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virsh st</w:t>
        </w:r>
      </w:ins>
      <w:ins w:id="914" w:author="1" w:date="2019-04-01T21:06:29Z">
        <w:r>
          <w:rPr>
            <w:rStyle w:val="17"/>
            <w:rFonts w:hint="eastAsia" w:ascii="Times New Roman" w:hAnsi="Times New Roman" w:cs="Times New Roman"/>
            <w:lang w:val="en-US" w:eastAsia="zh-CN"/>
            <w:rPrChange w:id="915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a</w:t>
        </w:r>
      </w:ins>
      <w:ins w:id="916" w:author="1" w:date="2019-04-01T21:06:30Z">
        <w:r>
          <w:rPr>
            <w:rStyle w:val="17"/>
            <w:rFonts w:hint="eastAsia" w:ascii="Times New Roman" w:hAnsi="Times New Roman" w:cs="Times New Roman"/>
            <w:lang w:val="en-US" w:eastAsia="zh-CN"/>
            <w:rPrChange w:id="917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rt</w:t>
        </w:r>
      </w:ins>
      <w:ins w:id="918" w:author="1" w:date="2019-04-01T21:06:31Z">
        <w:r>
          <w:rPr>
            <w:rStyle w:val="17"/>
            <w:rFonts w:hint="eastAsia" w:ascii="Times New Roman" w:hAnsi="Times New Roman" w:cs="Times New Roman"/>
            <w:lang w:val="en-US" w:eastAsia="zh-CN"/>
            <w:rPrChange w:id="919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 xml:space="preserve"> </w:t>
        </w:r>
      </w:ins>
      <w:ins w:id="920" w:author="1" w:date="2019-04-01T21:06:32Z">
        <w:r>
          <w:rPr>
            <w:rStyle w:val="17"/>
            <w:rFonts w:hint="eastAsia" w:ascii="Times New Roman" w:hAnsi="Times New Roman" w:cs="Times New Roman"/>
            <w:lang w:val="en-US" w:eastAsia="zh-CN"/>
            <w:rPrChange w:id="921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vm1</w:t>
        </w:r>
      </w:ins>
      <w:ins w:id="922" w:author="1" w:date="2019-04-01T21:05:24Z">
        <w:r>
          <w:rPr>
            <w:rStyle w:val="17"/>
            <w:rFonts w:hint="eastAsia" w:ascii="Times New Roman" w:hAnsi="Times New Roman" w:cs="Times New Roman"/>
            <w:lang w:val="en-US" w:eastAsia="zh-CN"/>
            <w:rPrChange w:id="923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）</w:t>
        </w:r>
      </w:ins>
      <w:ins w:id="924" w:author="1" w:date="2019-04-01T21:06:36Z">
        <w:r>
          <w:rPr>
            <w:rStyle w:val="17"/>
            <w:rFonts w:hint="eastAsia" w:ascii="Times New Roman" w:hAnsi="Times New Roman" w:cs="Times New Roman"/>
            <w:lang w:val="en-US" w:eastAsia="zh-CN"/>
            <w:rPrChange w:id="925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，</w:t>
        </w:r>
      </w:ins>
      <w:ins w:id="926" w:author="1" w:date="2019-04-01T21:06:40Z">
        <w:r>
          <w:rPr>
            <w:rStyle w:val="17"/>
            <w:rFonts w:hint="eastAsia" w:ascii="Times New Roman" w:hAnsi="Times New Roman" w:cs="Times New Roman"/>
            <w:lang w:val="en-US" w:eastAsia="zh-CN"/>
            <w:rPrChange w:id="927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查看</w:t>
        </w:r>
      </w:ins>
      <w:ins w:id="928" w:author="1" w:date="2019-04-01T21:06:42Z">
        <w:r>
          <w:rPr>
            <w:rStyle w:val="17"/>
            <w:rFonts w:hint="eastAsia" w:ascii="Times New Roman" w:hAnsi="Times New Roman" w:cs="Times New Roman"/>
            <w:lang w:val="en-US" w:eastAsia="zh-CN"/>
            <w:rPrChange w:id="929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日志</w:t>
        </w:r>
      </w:ins>
      <w:ins w:id="930" w:author="1" w:date="2019-04-01T21:06:45Z">
        <w:r>
          <w:rPr>
            <w:rStyle w:val="17"/>
            <w:rFonts w:hint="eastAsia" w:ascii="Times New Roman" w:hAnsi="Times New Roman" w:cs="Times New Roman"/>
            <w:lang w:val="en-US" w:eastAsia="zh-CN"/>
            <w:rPrChange w:id="931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(</w:t>
        </w:r>
      </w:ins>
      <w:ins w:id="932" w:author="1" w:date="2019-04-01T21:06:46Z">
        <w:r>
          <w:rPr>
            <w:rStyle w:val="17"/>
            <w:rFonts w:hint="eastAsia" w:ascii="Times New Roman" w:hAnsi="Times New Roman" w:cs="Times New Roman"/>
            <w:lang w:val="en-US" w:eastAsia="zh-CN"/>
            <w:rPrChange w:id="933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d</w:t>
        </w:r>
      </w:ins>
      <w:ins w:id="934" w:author="1" w:date="2019-04-01T21:06:47Z">
        <w:r>
          <w:rPr>
            <w:rStyle w:val="17"/>
            <w:rFonts w:hint="eastAsia" w:ascii="Times New Roman" w:hAnsi="Times New Roman" w:cs="Times New Roman"/>
            <w:lang w:val="en-US" w:eastAsia="zh-CN"/>
            <w:rPrChange w:id="935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mes</w:t>
        </w:r>
      </w:ins>
      <w:ins w:id="936" w:author="1" w:date="2019-04-01T21:06:48Z">
        <w:r>
          <w:rPr>
            <w:rStyle w:val="17"/>
            <w:rFonts w:hint="eastAsia" w:ascii="Times New Roman" w:hAnsi="Times New Roman" w:cs="Times New Roman"/>
            <w:lang w:val="en-US" w:eastAsia="zh-CN"/>
            <w:rPrChange w:id="937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g</w:t>
        </w:r>
      </w:ins>
      <w:ins w:id="938" w:author="1" w:date="2019-04-01T21:06:49Z">
        <w:r>
          <w:rPr>
            <w:rStyle w:val="17"/>
            <w:rFonts w:hint="eastAsia" w:ascii="Times New Roman" w:hAnsi="Times New Roman" w:cs="Times New Roman"/>
            <w:lang w:val="en-US" w:eastAsia="zh-CN"/>
            <w:rPrChange w:id="939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)</w:t>
        </w:r>
      </w:ins>
      <w:ins w:id="940" w:author="1" w:date="2019-04-01T21:06:50Z">
        <w:r>
          <w:rPr>
            <w:rStyle w:val="17"/>
            <w:rFonts w:hint="eastAsia" w:ascii="Times New Roman" w:hAnsi="Times New Roman" w:cs="Times New Roman"/>
            <w:lang w:val="en-US" w:eastAsia="zh-CN"/>
            <w:rPrChange w:id="941" w:author="1" w:date="2019-04-08T16:45:18Z">
              <w:rPr>
                <w:rStyle w:val="19"/>
                <w:rFonts w:hint="eastAsia" w:ascii="Times New Roman" w:hAnsi="Times New Roman" w:cs="Times New Roman"/>
                <w:lang w:val="en-US" w:eastAsia="zh-CN"/>
              </w:rPr>
            </w:rPrChange>
          </w:rPr>
          <w:t>。</w:t>
        </w:r>
      </w:ins>
      <w:del w:id="942" w:author="1" w:date="2019-04-01T20:56:57Z">
        <w:r>
          <w:rPr>
            <w:rFonts w:hint="eastAsia" w:ascii="Times New Roman" w:hAnsi="Times New Roman" w:cs="Times New Roman"/>
          </w:rPr>
          <w:delText>：</w:delText>
        </w:r>
      </w:del>
    </w:p>
    <w:p>
      <w:pPr>
        <w:jc w:val="center"/>
        <w:rPr>
          <w:del w:id="943" w:author="juku" w:date="2019-03-07T00:12:00Z"/>
          <w:rFonts w:ascii="Times New Roman" w:hAnsi="Times New Roman" w:cs="Times New Roman"/>
        </w:rPr>
      </w:pPr>
      <w:del w:id="944" w:author="juku" w:date="2019-03-07T00:12:00Z">
        <w:r>
          <w:rPr>
            <w:rFonts w:ascii="Times New Roman" w:hAnsi="Times New Roman" w:cs="Times New Roman"/>
            <w:rPrChange w:id="947" w:author="juku" w:date="2019-03-18T19:04:00Z">
              <w:rPr/>
            </w:rPrChange>
          </w:rPr>
          <w:drawing>
            <wp:inline distT="0" distB="0" distL="0" distR="0">
              <wp:extent cx="4905375" cy="408305"/>
              <wp:effectExtent l="0" t="0" r="0" b="0"/>
              <wp:docPr id="16" name="图片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" name="图片 16"/>
                      <pic:cNvPicPr>
                        <a:picLocks noChangeAspect="1"/>
                      </pic:cNvPicPr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23444" cy="41028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>
      <w:pPr>
        <w:pStyle w:val="23"/>
        <w:numPr>
          <w:ilvl w:val="0"/>
          <w:numId w:val="8"/>
        </w:numPr>
        <w:ind w:firstLineChars="0"/>
        <w:rPr>
          <w:rFonts w:ascii="Times New Roman" w:hAnsi="Times New Roman" w:cs="Times New Roman"/>
          <w:rPrChange w:id="949" w:author="juku" w:date="2019-03-18T19:04:00Z">
            <w:rPr/>
          </w:rPrChange>
        </w:rPr>
        <w:pPrChange w:id="948" w:author="unknown" w:date="2019-03-06T10:42:00Z">
          <w:pPr/>
        </w:pPrChange>
      </w:pPr>
      <w:r>
        <w:rPr>
          <w:rFonts w:hint="eastAsia" w:ascii="Times New Roman" w:hAnsi="Times New Roman" w:cs="Times New Roman"/>
          <w:rPrChange w:id="950" w:author="juku" w:date="2019-03-18T19:04:00Z">
            <w:rPr>
              <w:rFonts w:hint="eastAsia"/>
            </w:rPr>
          </w:rPrChange>
        </w:rPr>
        <w:t>地址空间隔离功能测试：</w:t>
      </w:r>
    </w:p>
    <w:p>
      <w:pPr>
        <w:pStyle w:val="23"/>
        <w:numPr>
          <w:ilvl w:val="0"/>
          <w:numId w:val="9"/>
        </w:numPr>
        <w:ind w:firstLineChars="0"/>
        <w:rPr>
          <w:ins w:id="952" w:author="unknown" w:date="2019-03-06T10:43:00Z"/>
          <w:del w:id="953" w:author="juku" w:date="2019-03-06T23:09:00Z"/>
          <w:rFonts w:ascii="Times New Roman" w:hAnsi="Times New Roman" w:cs="Times New Roman"/>
          <w:rPrChange w:id="954" w:author="juku" w:date="2019-03-18T19:04:00Z">
            <w:rPr>
              <w:ins w:id="955" w:author="unknown" w:date="2019-03-06T10:43:00Z"/>
              <w:del w:id="956" w:author="juku" w:date="2019-03-06T23:09:00Z"/>
            </w:rPr>
          </w:rPrChange>
        </w:rPr>
        <w:pPrChange w:id="951" w:author="unknown" w:date="2019-03-06T10:43:00Z">
          <w:pPr/>
        </w:pPrChange>
      </w:pPr>
      <w:ins w:id="957" w:author="juku" w:date="2019-03-07T00:12:00Z">
        <w:del w:id="958" w:author="1" w:date="2019-04-26T19:26:00Z">
          <w:r>
            <w:rPr>
              <w:rFonts w:ascii="Times New Roman" w:hAnsi="Times New Roman" w:cs="Times New Roman"/>
              <w:rPrChange w:id="962" w:author="juku" w:date="2019-03-18T19:04:00Z">
                <w:rPr/>
              </w:rPrChange>
            </w:rPr>
            <w:drawing>
              <wp:inline distT="0" distB="0" distL="0" distR="0">
                <wp:extent cx="5271770" cy="199390"/>
                <wp:effectExtent l="0" t="0" r="5080" b="0"/>
                <wp:docPr id="12" name="图片 12" descr="vmcs rigth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图片 12" descr="vmcs rigth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1770" cy="1993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  <w:ins w:id="963" w:author="unknown" w:date="2019-03-06T10:43:00Z">
        <w:del w:id="964" w:author="juku" w:date="2019-03-06T23:09:00Z">
          <w:r>
            <w:rPr>
              <w:rFonts w:hint="eastAsia" w:ascii="Times New Roman" w:hAnsi="Times New Roman" w:cs="Times New Roman"/>
              <w:rPrChange w:id="965" w:author="juku" w:date="2019-03-18T19:04:00Z">
                <w:rPr>
                  <w:rFonts w:hint="eastAsia"/>
                </w:rPr>
              </w:rPrChange>
            </w:rPr>
            <w:delText>执行步骤</w:delText>
          </w:r>
        </w:del>
      </w:ins>
      <w:ins w:id="966" w:author="unknown" w:date="2019-03-06T10:43:00Z">
        <w:del w:id="967" w:author="juku" w:date="2019-03-06T23:09:00Z">
          <w:r>
            <w:rPr>
              <w:rFonts w:ascii="Times New Roman" w:hAnsi="Times New Roman" w:cs="Times New Roman"/>
              <w:rPrChange w:id="968" w:author="juku" w:date="2019-03-18T19:04:00Z">
                <w:rPr/>
              </w:rPrChange>
            </w:rPr>
            <w:delText>1</w:delText>
          </w:r>
        </w:del>
      </w:ins>
    </w:p>
    <w:p>
      <w:pPr>
        <w:pStyle w:val="23"/>
        <w:numPr>
          <w:ilvl w:val="0"/>
          <w:numId w:val="9"/>
        </w:numPr>
        <w:ind w:firstLineChars="0"/>
        <w:rPr>
          <w:ins w:id="970" w:author="unknown" w:date="2019-03-06T10:43:00Z"/>
          <w:del w:id="971" w:author="juku" w:date="2019-03-06T23:09:00Z"/>
          <w:rFonts w:ascii="Times New Roman" w:hAnsi="Times New Roman" w:cs="Times New Roman"/>
        </w:rPr>
        <w:pPrChange w:id="969" w:author="unknown" w:date="2019-03-06T10:43:00Z">
          <w:pPr/>
        </w:pPrChange>
      </w:pPr>
      <w:ins w:id="972" w:author="unknown" w:date="2019-03-06T10:43:00Z">
        <w:del w:id="973" w:author="juku" w:date="2019-03-06T23:09:00Z">
          <w:r>
            <w:rPr>
              <w:rFonts w:hint="eastAsia" w:ascii="Times New Roman" w:hAnsi="Times New Roman" w:cs="Times New Roman"/>
            </w:rPr>
            <w:delText>执行步骤</w:delText>
          </w:r>
        </w:del>
      </w:ins>
      <w:ins w:id="974" w:author="unknown" w:date="2019-03-06T10:43:00Z">
        <w:del w:id="975" w:author="juku" w:date="2019-03-06T23:09:00Z">
          <w:r>
            <w:rPr>
              <w:rFonts w:ascii="Times New Roman" w:hAnsi="Times New Roman" w:cs="Times New Roman"/>
            </w:rPr>
            <w:delText>2</w:delText>
          </w:r>
        </w:del>
      </w:ins>
    </w:p>
    <w:p>
      <w:pPr>
        <w:pStyle w:val="23"/>
        <w:numPr>
          <w:ilvl w:val="0"/>
          <w:numId w:val="9"/>
        </w:numPr>
        <w:ind w:firstLineChars="0"/>
        <w:rPr>
          <w:ins w:id="977" w:author="unknown" w:date="2019-03-06T10:43:00Z"/>
          <w:del w:id="978" w:author="juku" w:date="2019-03-06T23:09:00Z"/>
          <w:rFonts w:ascii="Times New Roman" w:hAnsi="Times New Roman" w:cs="Times New Roman"/>
        </w:rPr>
        <w:pPrChange w:id="976" w:author="unknown" w:date="2019-03-06T10:43:00Z">
          <w:pPr/>
        </w:pPrChange>
      </w:pPr>
      <w:ins w:id="979" w:author="unknown" w:date="2019-03-06T10:43:00Z">
        <w:del w:id="980" w:author="juku" w:date="2019-03-06T23:09:00Z">
          <w:r>
            <w:rPr>
              <w:rFonts w:hint="eastAsia" w:ascii="Times New Roman" w:hAnsi="Times New Roman" w:cs="Times New Roman"/>
            </w:rPr>
            <w:delText>执行步骤</w:delText>
          </w:r>
        </w:del>
      </w:ins>
      <w:ins w:id="981" w:author="unknown" w:date="2019-03-06T10:43:00Z">
        <w:del w:id="982" w:author="juku" w:date="2019-03-06T23:09:00Z">
          <w:r>
            <w:rPr>
              <w:rFonts w:ascii="Times New Roman" w:hAnsi="Times New Roman" w:cs="Times New Roman"/>
            </w:rPr>
            <w:delText>2</w:delText>
          </w:r>
        </w:del>
      </w:ins>
    </w:p>
    <w:p>
      <w:pPr>
        <w:pStyle w:val="23"/>
        <w:numPr>
          <w:ilvl w:val="0"/>
          <w:numId w:val="9"/>
        </w:numPr>
        <w:ind w:firstLineChars="0"/>
        <w:rPr>
          <w:ins w:id="984" w:author="unknown" w:date="2019-03-06T10:43:00Z"/>
          <w:del w:id="985" w:author="juku" w:date="2019-03-06T23:09:00Z"/>
          <w:rFonts w:ascii="Times New Roman" w:hAnsi="Times New Roman" w:cs="Times New Roman"/>
          <w:rPrChange w:id="986" w:author="juku" w:date="2019-03-18T19:04:00Z">
            <w:rPr>
              <w:ins w:id="987" w:author="unknown" w:date="2019-03-06T10:43:00Z"/>
              <w:del w:id="988" w:author="juku" w:date="2019-03-06T23:09:00Z"/>
            </w:rPr>
          </w:rPrChange>
        </w:rPr>
        <w:pPrChange w:id="983" w:author="unknown" w:date="2019-03-06T10:43:00Z">
          <w:pPr/>
        </w:pPrChange>
      </w:pPr>
      <w:ins w:id="989" w:author="unknown" w:date="2019-03-06T10:43:00Z">
        <w:del w:id="990" w:author="juku" w:date="2019-03-06T23:09:00Z">
          <w:r>
            <w:rPr>
              <w:rFonts w:hint="eastAsia" w:ascii="Times New Roman" w:hAnsi="Times New Roman" w:cs="Times New Roman"/>
            </w:rPr>
            <w:delText>运行得出结果</w:delText>
          </w:r>
        </w:del>
      </w:ins>
    </w:p>
    <w:p>
      <w:pPr>
        <w:pStyle w:val="23"/>
        <w:numPr>
          <w:ilvl w:val="0"/>
          <w:numId w:val="9"/>
        </w:numPr>
        <w:ind w:firstLineChars="0"/>
        <w:rPr>
          <w:ins w:id="992" w:author="unknown" w:date="2019-03-06T10:43:00Z"/>
          <w:del w:id="993" w:author="juku" w:date="2019-03-07T00:12:00Z"/>
          <w:rFonts w:ascii="Times New Roman" w:hAnsi="Times New Roman" w:cs="Times New Roman"/>
        </w:rPr>
        <w:pPrChange w:id="991" w:author="juku" w:date="2019-03-07T00:12:00Z">
          <w:pPr/>
        </w:pPrChange>
      </w:pPr>
    </w:p>
    <w:p>
      <w:pPr>
        <w:rPr>
          <w:ins w:id="994" w:author="unknown" w:date="2019-03-06T10:43:00Z"/>
          <w:del w:id="995" w:author="juku" w:date="2019-03-07T00:12:00Z"/>
          <w:rFonts w:ascii="Times New Roman" w:hAnsi="Times New Roman" w:cs="Times New Roman"/>
        </w:rPr>
      </w:pPr>
    </w:p>
    <w:p>
      <w:pPr>
        <w:rPr>
          <w:del w:id="996" w:author="1" w:date="2019-04-26T19:26:03Z"/>
          <w:rFonts w:ascii="Times New Roman" w:hAnsi="Times New Roman" w:cs="Times New Roman"/>
        </w:rPr>
      </w:pPr>
      <w:ins w:id="997" w:author="1" w:date="2019-04-26T19:25:57Z">
        <w:r>
          <w:rPr>
            <w:rFonts w:ascii="Times New Roman" w:hAnsi="Times New Roman" w:cs="Times New Roman"/>
          </w:rPr>
          <w:drawing>
            <wp:inline distT="0" distB="0" distL="0" distR="0">
              <wp:extent cx="5269230" cy="192405"/>
              <wp:effectExtent l="0" t="0" r="7620" b="17145"/>
              <wp:docPr id="29" name="图片 29" descr="地址空间隔离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9" name="图片 29" descr="地址空间隔离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69230" cy="1924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r>
        <w:rPr>
          <w:rFonts w:hint="eastAsia" w:ascii="Times New Roman" w:hAnsi="Times New Roman" w:cs="Times New Roman"/>
        </w:rPr>
        <w:t>创建于</w:t>
      </w:r>
      <w:r>
        <w:rPr>
          <w:rFonts w:ascii="Times New Roman" w:hAnsi="Times New Roman" w:cs="Times New Roman"/>
        </w:rPr>
        <w:t>HyperMI world</w:t>
      </w:r>
      <w:ins w:id="999" w:author="1" w:date="2019-04-26T19:26:36Z">
        <w:r>
          <w:rPr>
            <w:rFonts w:hint="eastAsia" w:ascii="Times New Roman" w:hAnsi="Times New Roman" w:cs="Times New Roman"/>
            <w:lang w:eastAsia="zh-CN"/>
          </w:rPr>
          <w:t>（</w:t>
        </w:r>
      </w:ins>
      <w:ins w:id="1000" w:author="1" w:date="2019-04-26T19:26:36Z">
        <w:r>
          <w:rPr>
            <w:rFonts w:hint="eastAsia" w:ascii="Times New Roman" w:hAnsi="Times New Roman" w:cs="Times New Roman"/>
            <w:lang w:val="en-US" w:eastAsia="zh-CN"/>
          </w:rPr>
          <w:t>安全执行环境</w:t>
        </w:r>
      </w:ins>
      <w:ins w:id="1001" w:author="1" w:date="2019-04-26T19:26:36Z">
        <w:r>
          <w:rPr>
            <w:rFonts w:hint="eastAsia" w:ascii="Times New Roman" w:hAnsi="Times New Roman" w:cs="Times New Roman"/>
            <w:lang w:eastAsia="zh-CN"/>
          </w:rPr>
          <w:t>）</w:t>
        </w:r>
      </w:ins>
      <w:r>
        <w:rPr>
          <w:rFonts w:hint="eastAsia" w:ascii="Times New Roman" w:hAnsi="Times New Roman" w:cs="Times New Roman"/>
        </w:rPr>
        <w:t>中的变量不能被非</w:t>
      </w:r>
      <w:r>
        <w:rPr>
          <w:rFonts w:ascii="Times New Roman" w:hAnsi="Times New Roman" w:cs="Times New Roman"/>
        </w:rPr>
        <w:t>HyperMI world</w:t>
      </w:r>
      <w:r>
        <w:rPr>
          <w:rFonts w:hint="eastAsia" w:ascii="Times New Roman" w:hAnsi="Times New Roman" w:cs="Times New Roman"/>
        </w:rPr>
        <w:t>的进程访问，访问请求被阻止</w:t>
      </w:r>
      <w:ins w:id="1002" w:author="1" w:date="2019-04-26T19:26:07Z">
        <w:r>
          <w:rPr>
            <w:rFonts w:hint="eastAsia" w:ascii="Times New Roman" w:hAnsi="Times New Roman" w:cs="Times New Roman"/>
            <w:lang w:eastAsia="zh-CN"/>
          </w:rPr>
          <w:t>；</w:t>
        </w:r>
      </w:ins>
      <w:del w:id="1003" w:author="1" w:date="2019-04-26T19:26:06Z">
        <w:r>
          <w:rPr>
            <w:rFonts w:hint="eastAsia" w:ascii="Times New Roman" w:hAnsi="Times New Roman" w:cs="Times New Roman"/>
          </w:rPr>
          <w:delText>。</w:delText>
        </w:r>
      </w:del>
      <w:r>
        <w:rPr>
          <w:rFonts w:hint="eastAsia" w:ascii="Times New Roman" w:hAnsi="Times New Roman" w:cs="Times New Roman"/>
        </w:rPr>
        <w:t>隔离成功。</w:t>
      </w:r>
    </w:p>
    <w:p>
      <w:pPr>
        <w:rPr>
          <w:rFonts w:ascii="Times New Roman" w:hAnsi="Times New Roman" w:cs="Times New Roman"/>
        </w:rPr>
      </w:pPr>
    </w:p>
    <w:p>
      <w:pPr>
        <w:pStyle w:val="23"/>
        <w:numPr>
          <w:ilvl w:val="0"/>
          <w:numId w:val="8"/>
        </w:numPr>
        <w:ind w:firstLineChars="0"/>
        <w:rPr>
          <w:ins w:id="1005" w:author="1" w:date="2019-04-26T19:30:38Z"/>
          <w:rFonts w:ascii="Times New Roman" w:hAnsi="Times New Roman" w:cs="Times New Roman"/>
        </w:rPr>
        <w:pPrChange w:id="1004" w:author="unknown" w:date="2019-03-06T10:42:00Z">
          <w:pPr/>
        </w:pPrChange>
      </w:pPr>
      <w:r>
        <w:rPr>
          <w:rFonts w:hint="eastAsia" w:ascii="Times New Roman" w:hAnsi="Times New Roman" w:cs="Times New Roman"/>
          <w:rPrChange w:id="1006" w:author="juku" w:date="2019-03-18T19:04:00Z">
            <w:rPr>
              <w:rFonts w:hint="eastAsia"/>
            </w:rPr>
          </w:rPrChange>
        </w:rPr>
        <w:t>虚拟机与宿主机交互监控功能测试：</w:t>
      </w:r>
    </w:p>
    <w:p>
      <w:pPr>
        <w:pStyle w:val="23"/>
        <w:numPr>
          <w:ilvl w:val="-1"/>
          <w:numId w:val="0"/>
        </w:numPr>
        <w:ind w:left="0" w:firstLine="0" w:firstLineChars="0"/>
        <w:rPr>
          <w:ins w:id="1008" w:author="1" w:date="2019-04-26T19:31:10Z"/>
          <w:rFonts w:hint="eastAsia" w:ascii="Times New Roman" w:hAnsi="Times New Roman" w:cs="Times New Roman"/>
          <w:lang w:val="en-US" w:eastAsia="zh-CN"/>
        </w:rPr>
        <w:pPrChange w:id="1007" w:author="1" w:date="2019-04-26T19:30:49Z">
          <w:pPr/>
        </w:pPrChange>
      </w:pPr>
      <w:ins w:id="1009" w:author="1" w:date="2019-04-26T19:30:39Z">
        <w:r>
          <w:rPr>
            <w:rFonts w:hint="eastAsia" w:ascii="Times New Roman" w:hAnsi="Times New Roman" w:cs="Times New Roman"/>
            <w:lang w:val="en-US" w:eastAsia="zh-CN"/>
          </w:rPr>
          <w:t>未</w:t>
        </w:r>
      </w:ins>
      <w:ins w:id="1010" w:author="1" w:date="2019-04-26T19:30:47Z">
        <w:r>
          <w:rPr>
            <w:rFonts w:hint="eastAsia" w:ascii="Times New Roman" w:hAnsi="Times New Roman" w:cs="Times New Roman"/>
            <w:lang w:val="en-US" w:eastAsia="zh-CN"/>
          </w:rPr>
          <w:t>加载</w:t>
        </w:r>
      </w:ins>
      <w:ins w:id="1011" w:author="1" w:date="2019-04-26T19:30:54Z">
        <w:r>
          <w:rPr>
            <w:rFonts w:hint="eastAsia" w:ascii="Times New Roman" w:hAnsi="Times New Roman" w:cs="Times New Roman"/>
            <w:lang w:val="en-US" w:eastAsia="zh-CN"/>
          </w:rPr>
          <w:t>虚拟机</w:t>
        </w:r>
      </w:ins>
      <w:ins w:id="1012" w:author="1" w:date="2019-04-26T19:30:52Z">
        <w:r>
          <w:rPr>
            <w:rFonts w:hint="eastAsia" w:ascii="Times New Roman" w:hAnsi="Times New Roman" w:cs="Times New Roman"/>
            <w:lang w:val="en-US" w:eastAsia="zh-CN"/>
          </w:rPr>
          <w:t>安全</w:t>
        </w:r>
      </w:ins>
      <w:ins w:id="1013" w:author="1" w:date="2019-04-26T19:30:57Z">
        <w:r>
          <w:rPr>
            <w:rFonts w:hint="eastAsia" w:ascii="Times New Roman" w:hAnsi="Times New Roman" w:cs="Times New Roman"/>
            <w:lang w:val="en-US" w:eastAsia="zh-CN"/>
          </w:rPr>
          <w:t>套件</w:t>
        </w:r>
      </w:ins>
      <w:ins w:id="1014" w:author="1" w:date="2019-04-26T19:30:59Z">
        <w:r>
          <w:rPr>
            <w:rFonts w:hint="eastAsia" w:ascii="Times New Roman" w:hAnsi="Times New Roman" w:cs="Times New Roman"/>
            <w:lang w:val="en-US" w:eastAsia="zh-CN"/>
          </w:rPr>
          <w:t>时</w:t>
        </w:r>
      </w:ins>
      <w:ins w:id="1015" w:author="1" w:date="2019-04-26T19:31:13Z">
        <w:r>
          <w:rPr>
            <w:rFonts w:hint="eastAsia" w:ascii="Times New Roman" w:hAnsi="Times New Roman" w:cs="Times New Roman"/>
            <w:lang w:val="en-US" w:eastAsia="zh-CN"/>
          </w:rPr>
          <w:t>，</w:t>
        </w:r>
      </w:ins>
      <w:ins w:id="1016" w:author="1" w:date="2019-04-26T19:31:15Z">
        <w:r>
          <w:rPr>
            <w:rFonts w:hint="eastAsia" w:ascii="Times New Roman" w:hAnsi="Times New Roman" w:cs="Times New Roman"/>
            <w:lang w:val="en-US" w:eastAsia="zh-CN"/>
          </w:rPr>
          <w:t>打印</w:t>
        </w:r>
      </w:ins>
      <w:ins w:id="1017" w:author="1" w:date="2019-04-26T19:31:16Z">
        <w:r>
          <w:rPr>
            <w:rFonts w:hint="eastAsia" w:ascii="Times New Roman" w:hAnsi="Times New Roman" w:cs="Times New Roman"/>
            <w:lang w:val="en-US" w:eastAsia="zh-CN"/>
          </w:rPr>
          <w:t>VMCS</w:t>
        </w:r>
      </w:ins>
      <w:ins w:id="1018" w:author="1" w:date="2019-04-26T19:31:17Z">
        <w:r>
          <w:rPr>
            <w:rFonts w:hint="eastAsia" w:ascii="Times New Roman" w:hAnsi="Times New Roman" w:cs="Times New Roman"/>
            <w:lang w:val="en-US" w:eastAsia="zh-CN"/>
          </w:rPr>
          <w:t>的</w:t>
        </w:r>
      </w:ins>
      <w:ins w:id="1019" w:author="1" w:date="2019-04-26T19:31:18Z">
        <w:r>
          <w:rPr>
            <w:rFonts w:hint="eastAsia" w:ascii="Times New Roman" w:hAnsi="Times New Roman" w:cs="Times New Roman"/>
            <w:lang w:val="en-US" w:eastAsia="zh-CN"/>
          </w:rPr>
          <w:t>值</w:t>
        </w:r>
      </w:ins>
      <w:ins w:id="1020" w:author="1" w:date="2019-04-26T19:31:09Z">
        <w:r>
          <w:rPr>
            <w:rFonts w:hint="eastAsia" w:ascii="Times New Roman" w:hAnsi="Times New Roman" w:cs="Times New Roman"/>
            <w:lang w:val="en-US" w:eastAsia="zh-CN"/>
          </w:rPr>
          <w:t>：</w:t>
        </w:r>
      </w:ins>
    </w:p>
    <w:p>
      <w:pPr>
        <w:pStyle w:val="23"/>
        <w:numPr>
          <w:ilvl w:val="-1"/>
          <w:numId w:val="0"/>
        </w:numPr>
        <w:ind w:left="0" w:firstLine="0" w:firstLineChars="0"/>
        <w:rPr>
          <w:ins w:id="1022" w:author="1" w:date="2019-04-26T19:33:29Z"/>
        </w:rPr>
        <w:pPrChange w:id="1021" w:author="1" w:date="2019-04-26T19:30:49Z">
          <w:pPr/>
        </w:pPrChange>
      </w:pPr>
      <w:ins w:id="1023" w:author="1" w:date="2019-04-26T19:31:10Z">
        <w:r>
          <w:rPr/>
          <w:drawing>
            <wp:inline distT="0" distB="0" distL="114300" distR="114300">
              <wp:extent cx="2190750" cy="123825"/>
              <wp:effectExtent l="0" t="0" r="0" b="9525"/>
              <wp:docPr id="31" name="图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1" name="图片 1"/>
                      <pic:cNvPicPr>
                        <a:picLocks noChangeAspect="1"/>
                      </pic:cNvPicPr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90750" cy="1238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pStyle w:val="23"/>
        <w:numPr>
          <w:ilvl w:val="-1"/>
          <w:numId w:val="0"/>
        </w:numPr>
        <w:ind w:left="0" w:firstLine="0" w:firstLineChars="0"/>
        <w:rPr>
          <w:ins w:id="1026" w:author="unknown" w:date="2019-03-06T10:43:00Z"/>
          <w:rFonts w:hint="eastAsia"/>
          <w:lang w:val="en-US" w:eastAsia="zh-CN"/>
        </w:rPr>
        <w:pPrChange w:id="1025" w:author="1" w:date="2019-04-26T19:30:49Z">
          <w:pPr/>
        </w:pPrChange>
      </w:pPr>
      <w:ins w:id="1027" w:author="1" w:date="2019-04-26T19:33:30Z">
        <w:r>
          <w:rPr>
            <w:rFonts w:hint="eastAsia" w:ascii="Times New Roman" w:hAnsi="Times New Roman" w:cs="Times New Roman"/>
            <w:lang w:val="en-US" w:eastAsia="zh-CN"/>
          </w:rPr>
          <w:t>加载虚拟机安全套件</w:t>
        </w:r>
      </w:ins>
      <w:ins w:id="1028" w:author="1" w:date="2019-04-26T19:33:37Z">
        <w:r>
          <w:rPr>
            <w:rFonts w:hint="eastAsia" w:ascii="Times New Roman" w:hAnsi="Times New Roman" w:cs="Times New Roman"/>
            <w:lang w:val="en-US" w:eastAsia="zh-CN"/>
          </w:rPr>
          <w:t>后</w:t>
        </w:r>
      </w:ins>
      <w:ins w:id="1029" w:author="1" w:date="2019-04-26T19:33:30Z">
        <w:r>
          <w:rPr>
            <w:rFonts w:hint="eastAsia" w:ascii="Times New Roman" w:hAnsi="Times New Roman" w:cs="Times New Roman"/>
            <w:lang w:val="en-US" w:eastAsia="zh-CN"/>
          </w:rPr>
          <w:t>，</w:t>
        </w:r>
      </w:ins>
      <w:ins w:id="1030" w:author="1" w:date="2019-04-26T19:33:39Z">
        <w:r>
          <w:rPr>
            <w:rFonts w:hint="eastAsia" w:ascii="Times New Roman" w:hAnsi="Times New Roman" w:cs="Times New Roman"/>
            <w:lang w:val="en-US" w:eastAsia="zh-CN"/>
          </w:rPr>
          <w:t>无法</w:t>
        </w:r>
      </w:ins>
      <w:ins w:id="1031" w:author="1" w:date="2019-04-26T19:33:30Z">
        <w:r>
          <w:rPr>
            <w:rFonts w:hint="eastAsia" w:ascii="Times New Roman" w:hAnsi="Times New Roman" w:cs="Times New Roman"/>
            <w:lang w:val="en-US" w:eastAsia="zh-CN"/>
          </w:rPr>
          <w:t>打印VMCS的值</w:t>
        </w:r>
      </w:ins>
      <w:ins w:id="1032" w:author="1" w:date="2019-04-26T19:33:41Z">
        <w:r>
          <w:rPr>
            <w:rFonts w:hint="eastAsia" w:ascii="Times New Roman" w:hAnsi="Times New Roman" w:cs="Times New Roman"/>
            <w:lang w:val="en-US" w:eastAsia="zh-CN"/>
          </w:rPr>
          <w:t>，</w:t>
        </w:r>
      </w:ins>
      <w:ins w:id="1033" w:author="1" w:date="2019-04-26T19:33:42Z">
        <w:r>
          <w:rPr>
            <w:rFonts w:hint="eastAsia" w:ascii="Times New Roman" w:hAnsi="Times New Roman" w:cs="Times New Roman"/>
            <w:lang w:val="en-US" w:eastAsia="zh-CN"/>
          </w:rPr>
          <w:t>提出</w:t>
        </w:r>
      </w:ins>
      <w:ins w:id="1034" w:author="1" w:date="2019-04-26T19:33:43Z">
        <w:r>
          <w:rPr>
            <w:rFonts w:hint="eastAsia" w:ascii="Times New Roman" w:hAnsi="Times New Roman" w:cs="Times New Roman"/>
            <w:lang w:val="en-US" w:eastAsia="zh-CN"/>
          </w:rPr>
          <w:t>警告</w:t>
        </w:r>
      </w:ins>
      <w:ins w:id="1035" w:author="1" w:date="2019-04-26T19:33:45Z">
        <w:r>
          <w:rPr>
            <w:rFonts w:hint="eastAsia" w:ascii="Times New Roman" w:hAnsi="Times New Roman" w:cs="Times New Roman"/>
            <w:lang w:val="en-US" w:eastAsia="zh-CN"/>
          </w:rPr>
          <w:t>：</w:t>
        </w:r>
      </w:ins>
    </w:p>
    <w:p>
      <w:pPr>
        <w:pStyle w:val="23"/>
        <w:numPr>
          <w:ilvl w:val="0"/>
          <w:numId w:val="10"/>
        </w:numPr>
        <w:ind w:firstLineChars="0"/>
        <w:rPr>
          <w:ins w:id="1037" w:author="unknown" w:date="2019-03-06T10:43:00Z"/>
          <w:del w:id="1038" w:author="juku" w:date="2019-03-06T23:09:00Z"/>
          <w:rFonts w:ascii="Times New Roman" w:hAnsi="Times New Roman" w:cs="Times New Roman"/>
          <w:rPrChange w:id="1039" w:author="juku" w:date="2019-03-18T19:04:00Z">
            <w:rPr>
              <w:ins w:id="1040" w:author="unknown" w:date="2019-03-06T10:43:00Z"/>
              <w:del w:id="1041" w:author="juku" w:date="2019-03-06T23:09:00Z"/>
            </w:rPr>
          </w:rPrChange>
        </w:rPr>
        <w:pPrChange w:id="1036" w:author="unknown" w:date="2019-03-06T10:43:00Z">
          <w:pPr/>
        </w:pPrChange>
      </w:pPr>
      <w:ins w:id="1042" w:author="unknown" w:date="2019-03-06T10:43:00Z">
        <w:del w:id="1043" w:author="juku" w:date="2019-03-06T23:09:00Z">
          <w:r>
            <w:rPr>
              <w:rFonts w:hint="eastAsia" w:ascii="Times New Roman" w:hAnsi="Times New Roman" w:cs="Times New Roman"/>
              <w:rPrChange w:id="1044" w:author="juku" w:date="2019-03-18T19:04:00Z">
                <w:rPr>
                  <w:rFonts w:hint="eastAsia"/>
                </w:rPr>
              </w:rPrChange>
            </w:rPr>
            <w:delText>执行步骤</w:delText>
          </w:r>
        </w:del>
      </w:ins>
      <w:ins w:id="1045" w:author="unknown" w:date="2019-03-06T10:43:00Z">
        <w:del w:id="1046" w:author="juku" w:date="2019-03-06T23:09:00Z">
          <w:r>
            <w:rPr>
              <w:rFonts w:ascii="Times New Roman" w:hAnsi="Times New Roman" w:cs="Times New Roman"/>
              <w:rPrChange w:id="1047" w:author="juku" w:date="2019-03-18T19:04:00Z">
                <w:rPr/>
              </w:rPrChange>
            </w:rPr>
            <w:delText>1</w:delText>
          </w:r>
        </w:del>
      </w:ins>
    </w:p>
    <w:p>
      <w:pPr>
        <w:rPr>
          <w:ins w:id="1048" w:author="unknown" w:date="2019-03-06T10:43:00Z"/>
          <w:del w:id="1049" w:author="juku" w:date="2019-03-06T23:09:00Z"/>
          <w:rFonts w:ascii="Times New Roman" w:hAnsi="Times New Roman" w:cs="Times New Roman"/>
        </w:rPr>
      </w:pPr>
      <w:ins w:id="1050" w:author="unknown" w:date="2019-03-06T10:43:00Z">
        <w:del w:id="1051" w:author="juku" w:date="2019-03-06T23:09:00Z">
          <w:r>
            <w:rPr>
              <w:rFonts w:hint="eastAsia" w:ascii="Times New Roman" w:hAnsi="Times New Roman" w:cs="Times New Roman"/>
            </w:rPr>
            <w:delText>；</w:delText>
          </w:r>
        </w:del>
      </w:ins>
      <w:ins w:id="1052" w:author="juku" w:date="2019-03-07T00:12:00Z">
        <w:del w:id="1053" w:author="1" w:date="2019-04-26T19:25:57Z">
          <w:r>
            <w:rPr>
              <w:rFonts w:ascii="Times New Roman" w:hAnsi="Times New Roman" w:cs="Times New Roman"/>
              <w:rPrChange w:id="1057" w:author="juku" w:date="2019-03-18T19:04:00Z">
                <w:rPr/>
              </w:rPrChange>
            </w:rPr>
            <w:drawing>
              <wp:inline distT="0" distB="0" distL="0" distR="0">
                <wp:extent cx="5269230" cy="192405"/>
                <wp:effectExtent l="0" t="0" r="7620" b="0"/>
                <wp:docPr id="10" name="图片 10" descr="地址空间隔离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图片 10" descr="地址空间隔离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69230" cy="192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</w:p>
    <w:p>
      <w:pPr>
        <w:rPr>
          <w:del w:id="1058" w:author="juku" w:date="2019-03-06T23:09:00Z"/>
          <w:rFonts w:ascii="Times New Roman" w:hAnsi="Times New Roman" w:cs="Times New Roman"/>
          <w:rPrChange w:id="1059" w:author="juku" w:date="2019-03-18T19:04:00Z">
            <w:rPr>
              <w:del w:id="1060" w:author="juku" w:date="2019-03-06T23:09:00Z"/>
            </w:rPr>
          </w:rPrChange>
        </w:rPr>
      </w:pPr>
      <w:ins w:id="1061" w:author="unknown" w:date="2019-03-06T10:43:00Z">
        <w:del w:id="1062" w:author="juku" w:date="2019-03-06T23:09:00Z">
          <w:r>
            <w:rPr>
              <w:rFonts w:ascii="Times New Roman" w:hAnsi="Times New Roman" w:cs="Times New Roman"/>
            </w:rPr>
            <w:delText>4)</w:delText>
          </w:r>
        </w:del>
      </w:ins>
      <w:ins w:id="1063" w:author="unknown" w:date="2019-03-06T10:44:00Z">
        <w:del w:id="1064" w:author="juku" w:date="2019-03-06T23:09:00Z">
          <w:r>
            <w:rPr>
              <w:rFonts w:hint="eastAsia" w:ascii="Times New Roman" w:hAnsi="Times New Roman" w:cs="Times New Roman"/>
            </w:rPr>
            <w:delText>运行得出结果</w:delText>
          </w:r>
        </w:del>
      </w:ins>
    </w:p>
    <w:p>
      <w:pPr>
        <w:rPr>
          <w:ins w:id="1065" w:author="1" w:date="2019-04-26T19:33:15Z"/>
        </w:rPr>
      </w:pPr>
      <w:ins w:id="1066" w:author="1" w:date="2019-04-26T19:32:50Z">
        <w:r>
          <w:rPr/>
          <w:drawing>
            <wp:inline distT="0" distB="0" distL="114300" distR="114300">
              <wp:extent cx="5135245" cy="150495"/>
              <wp:effectExtent l="0" t="0" r="8255" b="1905"/>
              <wp:docPr id="32" name="图片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2" name="图片 2"/>
                      <pic:cNvPicPr>
                        <a:picLocks noChangeAspect="1"/>
                      </pic:cNvPicPr>
                    </pic:nvPicPr>
                    <pic:blipFill>
                      <a:blip r:embed="rId11"/>
                      <a:srcRect l="1445" t="-12605" r="1168" b="130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35245" cy="15049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rPr>
          <w:del w:id="1068" w:author="1" w:date="2019-04-26T19:33:49Z"/>
          <w:rFonts w:hint="eastAsia" w:ascii="Times New Roman" w:hAnsi="Times New Roman" w:cs="Times New Roman" w:eastAsiaTheme="minorEastAsia"/>
          <w:lang w:eastAsia="zh-CN"/>
        </w:rPr>
      </w:pPr>
      <w:r>
        <w:rPr>
          <w:rFonts w:ascii="Times New Roman" w:hAnsi="Times New Roman" w:cs="Times New Roman"/>
        </w:rPr>
        <w:t>VMCS</w:t>
      </w:r>
      <w:r>
        <w:rPr>
          <w:rFonts w:hint="eastAsia" w:ascii="Times New Roman" w:hAnsi="Times New Roman" w:cs="Times New Roman"/>
        </w:rPr>
        <w:t>中有关虚拟机的信息不能在</w:t>
      </w:r>
      <w:r>
        <w:rPr>
          <w:rFonts w:ascii="Times New Roman" w:hAnsi="Times New Roman" w:cs="Times New Roman"/>
        </w:rPr>
        <w:t>HyperMI world</w:t>
      </w:r>
      <w:r>
        <w:rPr>
          <w:rFonts w:hint="eastAsia" w:ascii="Times New Roman" w:hAnsi="Times New Roman" w:cs="Times New Roman"/>
        </w:rPr>
        <w:t>外部访问，外部访问会被阻止</w:t>
      </w:r>
      <w:del w:id="1069" w:author="1" w:date="2019-04-26T19:33:53Z">
        <w:r>
          <w:rPr>
            <w:rFonts w:hint="eastAsia" w:ascii="Times New Roman" w:hAnsi="Times New Roman" w:cs="Times New Roman"/>
          </w:rPr>
          <w:delText>。</w:delText>
        </w:r>
      </w:del>
      <w:ins w:id="1070" w:author="1" w:date="2019-04-26T19:33:50Z">
        <w:r>
          <w:rPr>
            <w:rFonts w:hint="eastAsia" w:ascii="Times New Roman" w:hAnsi="Times New Roman" w:cs="Times New Roman"/>
            <w:lang w:eastAsia="zh-CN"/>
          </w:rPr>
          <w:t>；</w:t>
        </w:r>
      </w:ins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交互监控成功。</w:t>
      </w:r>
    </w:p>
    <w:p>
      <w:pPr>
        <w:rPr>
          <w:rFonts w:ascii="Times New Roman" w:hAnsi="Times New Roman" w:cs="Times New Roman"/>
        </w:rPr>
      </w:pPr>
    </w:p>
    <w:p>
      <w:pPr>
        <w:pStyle w:val="23"/>
        <w:numPr>
          <w:ilvl w:val="0"/>
          <w:numId w:val="8"/>
        </w:numPr>
        <w:ind w:firstLineChars="0"/>
        <w:rPr>
          <w:ins w:id="1072" w:author="1" w:date="2019-04-26T19:36:23Z"/>
          <w:rFonts w:ascii="Times New Roman" w:hAnsi="Times New Roman" w:cs="Times New Roman"/>
        </w:rPr>
        <w:pPrChange w:id="1071" w:author="unknown" w:date="2019-03-06T10:42:00Z">
          <w:pPr/>
        </w:pPrChange>
      </w:pPr>
      <w:r>
        <w:rPr>
          <w:rFonts w:hint="eastAsia" w:ascii="Times New Roman" w:hAnsi="Times New Roman" w:cs="Times New Roman"/>
          <w:rPrChange w:id="1073" w:author="juku" w:date="2019-03-18T19:04:00Z">
            <w:rPr>
              <w:rFonts w:hint="eastAsia"/>
            </w:rPr>
          </w:rPrChange>
        </w:rPr>
        <w:t>虚拟机地址映射监控功能测试：</w:t>
      </w:r>
    </w:p>
    <w:p>
      <w:pPr>
        <w:pStyle w:val="23"/>
        <w:numPr>
          <w:ilvl w:val="-1"/>
          <w:numId w:val="0"/>
        </w:numPr>
        <w:ind w:left="0" w:firstLine="0" w:firstLineChars="0"/>
        <w:rPr>
          <w:ins w:id="1074" w:author="1" w:date="2019-04-26T19:36:23Z"/>
          <w:rFonts w:hint="eastAsia" w:ascii="Times New Roman" w:hAnsi="Times New Roman" w:cs="Times New Roman"/>
          <w:lang w:val="en-US" w:eastAsia="zh-CN"/>
        </w:rPr>
      </w:pPr>
      <w:ins w:id="1075" w:author="1" w:date="2019-04-26T19:36:23Z">
        <w:r>
          <w:rPr>
            <w:rFonts w:hint="eastAsia" w:ascii="Times New Roman" w:hAnsi="Times New Roman" w:cs="Times New Roman"/>
            <w:lang w:val="en-US" w:eastAsia="zh-CN"/>
          </w:rPr>
          <w:t>未加载虚拟机安全套件时，打印</w:t>
        </w:r>
      </w:ins>
      <w:ins w:id="1076" w:author="1" w:date="2019-04-26T19:36:40Z">
        <w:r>
          <w:rPr>
            <w:rFonts w:ascii="Times New Roman" w:hAnsi="Times New Roman" w:cs="Times New Roman"/>
          </w:rPr>
          <w:t>EPTP</w:t>
        </w:r>
      </w:ins>
      <w:ins w:id="1077" w:author="1" w:date="2019-04-26T19:36:23Z">
        <w:r>
          <w:rPr>
            <w:rFonts w:hint="eastAsia" w:ascii="Times New Roman" w:hAnsi="Times New Roman" w:cs="Times New Roman"/>
            <w:lang w:val="en-US" w:eastAsia="zh-CN"/>
          </w:rPr>
          <w:t>的值：</w:t>
        </w:r>
      </w:ins>
    </w:p>
    <w:p>
      <w:pPr>
        <w:pStyle w:val="23"/>
        <w:numPr>
          <w:ilvl w:val="-1"/>
          <w:numId w:val="0"/>
        </w:numPr>
        <w:ind w:left="0" w:firstLine="0" w:firstLineChars="0"/>
        <w:rPr>
          <w:ins w:id="1078" w:author="1" w:date="2019-04-26T19:36:23Z"/>
        </w:rPr>
      </w:pPr>
      <w:ins w:id="1079" w:author="1" w:date="2019-04-26T19:36:30Z">
        <w:r>
          <w:rPr/>
          <w:drawing>
            <wp:inline distT="0" distB="0" distL="114300" distR="114300">
              <wp:extent cx="2047875" cy="152400"/>
              <wp:effectExtent l="0" t="0" r="9525" b="0"/>
              <wp:docPr id="34" name="图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4" name="图片 4"/>
                      <pic:cNvPicPr>
                        <a:picLocks noChangeAspect="1"/>
                      </pic:cNvPicPr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47875" cy="152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pStyle w:val="23"/>
        <w:numPr>
          <w:ilvl w:val="-1"/>
          <w:numId w:val="0"/>
        </w:numPr>
        <w:ind w:left="0" w:firstLine="0" w:firstLineChars="0"/>
        <w:rPr>
          <w:ins w:id="1082" w:author="unknown" w:date="2019-03-06T10:44:00Z"/>
          <w:rFonts w:ascii="Times New Roman" w:hAnsi="Times New Roman" w:cs="Times New Roman"/>
        </w:rPr>
        <w:pPrChange w:id="1081" w:author="1" w:date="2019-04-26T19:35:20Z">
          <w:pPr/>
        </w:pPrChange>
      </w:pPr>
      <w:ins w:id="1083" w:author="1" w:date="2019-04-26T19:36:23Z">
        <w:r>
          <w:rPr>
            <w:rFonts w:hint="eastAsia" w:ascii="Times New Roman" w:hAnsi="Times New Roman" w:cs="Times New Roman"/>
            <w:lang w:val="en-US" w:eastAsia="zh-CN"/>
          </w:rPr>
          <w:t>加载虚拟机安全套件后，无法打印</w:t>
        </w:r>
      </w:ins>
      <w:ins w:id="1084" w:author="1" w:date="2019-04-26T19:36:39Z">
        <w:r>
          <w:rPr>
            <w:rFonts w:ascii="Times New Roman" w:hAnsi="Times New Roman" w:cs="Times New Roman"/>
          </w:rPr>
          <w:t>EPTP</w:t>
        </w:r>
      </w:ins>
      <w:ins w:id="1085" w:author="1" w:date="2019-04-26T19:36:23Z">
        <w:r>
          <w:rPr>
            <w:rFonts w:hint="eastAsia" w:ascii="Times New Roman" w:hAnsi="Times New Roman" w:cs="Times New Roman"/>
            <w:lang w:val="en-US" w:eastAsia="zh-CN"/>
          </w:rPr>
          <w:t>的值，提出警告：</w:t>
        </w:r>
      </w:ins>
    </w:p>
    <w:p>
      <w:pPr>
        <w:pStyle w:val="23"/>
        <w:numPr>
          <w:ilvl w:val="-1"/>
          <w:numId w:val="0"/>
        </w:numPr>
        <w:ind w:left="0" w:firstLine="0" w:firstLineChars="0"/>
        <w:rPr>
          <w:ins w:id="1087" w:author="unknown" w:date="2019-03-06T10:44:00Z"/>
          <w:del w:id="1088" w:author="juku" w:date="2019-03-06T23:09:00Z"/>
          <w:rFonts w:ascii="Times New Roman" w:hAnsi="Times New Roman" w:cs="Times New Roman"/>
          <w:rPrChange w:id="1089" w:author="juku" w:date="2019-03-18T19:04:00Z">
            <w:rPr>
              <w:ins w:id="1090" w:author="unknown" w:date="2019-03-06T10:44:00Z"/>
              <w:del w:id="1091" w:author="juku" w:date="2019-03-06T23:09:00Z"/>
            </w:rPr>
          </w:rPrChange>
        </w:rPr>
        <w:pPrChange w:id="1086" w:author="1" w:date="2019-04-26T19:35:15Z">
          <w:pPr/>
        </w:pPrChange>
      </w:pPr>
      <w:ins w:id="1092" w:author="unknown" w:date="2019-03-06T10:44:00Z">
        <w:del w:id="1093" w:author="juku" w:date="2019-03-06T23:09:00Z">
          <w:r>
            <w:rPr>
              <w:rFonts w:hint="eastAsia" w:ascii="Times New Roman" w:hAnsi="Times New Roman" w:cs="Times New Roman"/>
              <w:rPrChange w:id="1094" w:author="juku" w:date="2019-03-18T19:04:00Z">
                <w:rPr>
                  <w:rFonts w:hint="eastAsia"/>
                </w:rPr>
              </w:rPrChange>
            </w:rPr>
            <w:delText>执行步骤</w:delText>
          </w:r>
        </w:del>
      </w:ins>
      <w:ins w:id="1095" w:author="unknown" w:date="2019-03-06T10:44:00Z">
        <w:del w:id="1096" w:author="juku" w:date="2019-03-06T23:09:00Z">
          <w:r>
            <w:rPr>
              <w:rFonts w:ascii="Times New Roman" w:hAnsi="Times New Roman" w:cs="Times New Roman"/>
              <w:rPrChange w:id="1097" w:author="juku" w:date="2019-03-18T19:04:00Z">
                <w:rPr/>
              </w:rPrChange>
            </w:rPr>
            <w:delText>1</w:delText>
          </w:r>
        </w:del>
      </w:ins>
    </w:p>
    <w:p>
      <w:pPr>
        <w:pStyle w:val="23"/>
        <w:numPr>
          <w:ilvl w:val="-1"/>
          <w:numId w:val="0"/>
        </w:numPr>
        <w:ind w:left="0" w:firstLine="0" w:firstLineChars="0"/>
        <w:rPr>
          <w:ins w:id="1099" w:author="1" w:date="2019-04-26T19:35:12Z"/>
          <w:rFonts w:ascii="Times New Roman" w:hAnsi="Times New Roman" w:cs="Times New Roman"/>
        </w:rPr>
        <w:pPrChange w:id="1098" w:author="1" w:date="2019-04-26T19:35:15Z">
          <w:pPr/>
        </w:pPrChange>
      </w:pPr>
      <w:ins w:id="1100" w:author="unknown" w:date="2019-03-06T10:44:00Z">
        <w:del w:id="1101" w:author="juku" w:date="2019-03-06T23:09:00Z">
          <w:r>
            <w:rPr>
              <w:rFonts w:ascii="Times New Roman" w:hAnsi="Times New Roman" w:cs="Times New Roman"/>
              <w:rPrChange w:id="1102" w:author="juku" w:date="2019-03-18T19:04:00Z">
                <w:rPr/>
              </w:rPrChange>
            </w:rPr>
            <w:delText>;</w:delText>
          </w:r>
        </w:del>
      </w:ins>
      <w:ins w:id="1103" w:author="1" w:date="2019-04-26T19:35:09Z">
        <w:r>
          <w:rPr/>
          <w:drawing>
            <wp:inline distT="0" distB="0" distL="114300" distR="114300">
              <wp:extent cx="4162425" cy="190500"/>
              <wp:effectExtent l="0" t="0" r="9525" b="0"/>
              <wp:docPr id="33" name="图片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3" name="图片 3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62425" cy="190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pStyle w:val="23"/>
        <w:numPr>
          <w:ilvl w:val="0"/>
          <w:numId w:val="11"/>
        </w:numPr>
        <w:ind w:firstLineChars="0"/>
        <w:rPr>
          <w:ins w:id="1106" w:author="unknown" w:date="2019-03-06T10:44:00Z"/>
          <w:del w:id="1107" w:author="juku" w:date="2019-03-06T23:09:00Z"/>
          <w:rFonts w:ascii="Times New Roman" w:hAnsi="Times New Roman" w:cs="Times New Roman"/>
          <w:rPrChange w:id="1108" w:author="juku" w:date="2019-03-18T19:04:00Z">
            <w:rPr>
              <w:ins w:id="1109" w:author="unknown" w:date="2019-03-06T10:44:00Z"/>
              <w:del w:id="1110" w:author="juku" w:date="2019-03-06T23:09:00Z"/>
            </w:rPr>
          </w:rPrChange>
        </w:rPr>
        <w:pPrChange w:id="1105" w:author="juku" w:date="2019-03-07T00:13:00Z">
          <w:pPr/>
        </w:pPrChange>
      </w:pPr>
      <w:ins w:id="1111" w:author="juku" w:date="2019-03-07T00:13:00Z">
        <w:del w:id="1112" w:author="1" w:date="2019-04-26T19:35:09Z">
          <w:r>
            <w:rPr>
              <w:rFonts w:ascii="Times New Roman" w:hAnsi="Times New Roman" w:cs="Times New Roman"/>
              <w:rPrChange w:id="1116" w:author="juku" w:date="2019-03-18T19:04:00Z">
                <w:rPr/>
              </w:rPrChange>
            </w:rPr>
            <w:drawing>
              <wp:inline distT="0" distB="0" distL="0" distR="0">
                <wp:extent cx="5269230" cy="185420"/>
                <wp:effectExtent l="0" t="0" r="7620" b="5080"/>
                <wp:docPr id="13" name="图片 13" descr="ept is access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图片 13" descr="ept is accessed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69230" cy="1854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</w:p>
    <w:p>
      <w:pPr>
        <w:rPr>
          <w:del w:id="1117" w:author="juku" w:date="2019-03-06T23:09:00Z"/>
          <w:rFonts w:ascii="Times New Roman" w:hAnsi="Times New Roman" w:cs="Times New Roman"/>
          <w:rPrChange w:id="1118" w:author="juku" w:date="2019-03-18T19:04:00Z">
            <w:rPr>
              <w:del w:id="1119" w:author="juku" w:date="2019-03-06T23:09:00Z"/>
            </w:rPr>
          </w:rPrChange>
        </w:rPr>
      </w:pPr>
      <w:ins w:id="1120" w:author="unknown" w:date="2019-03-06T10:44:00Z">
        <w:del w:id="1121" w:author="juku" w:date="2019-03-06T23:09:00Z">
          <w:r>
            <w:rPr>
              <w:rFonts w:ascii="Times New Roman" w:hAnsi="Times New Roman" w:cs="Times New Roman"/>
            </w:rPr>
            <w:delText>4)</w:delText>
          </w:r>
        </w:del>
      </w:ins>
      <w:ins w:id="1122" w:author="unknown" w:date="2019-03-06T10:44:00Z">
        <w:del w:id="1123" w:author="juku" w:date="2019-03-06T23:09:00Z">
          <w:r>
            <w:rPr>
              <w:rFonts w:hint="eastAsia" w:ascii="Times New Roman" w:hAnsi="Times New Roman" w:cs="Times New Roman"/>
            </w:rPr>
            <w:delText>运行得出结果</w:delText>
          </w:r>
        </w:del>
      </w:ins>
    </w:p>
    <w:p>
      <w:pPr>
        <w:rPr>
          <w:ins w:id="1124" w:author="juku" w:date="2019-03-18T21:09:00Z"/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阻止非</w:t>
      </w:r>
      <w:r>
        <w:rPr>
          <w:rFonts w:ascii="Times New Roman" w:hAnsi="Times New Roman" w:cs="Times New Roman"/>
        </w:rPr>
        <w:t>HyperMI world</w:t>
      </w:r>
      <w:r>
        <w:rPr>
          <w:rFonts w:hint="eastAsia" w:ascii="Times New Roman" w:hAnsi="Times New Roman" w:cs="Times New Roman"/>
        </w:rPr>
        <w:t>访问</w:t>
      </w:r>
      <w:r>
        <w:rPr>
          <w:rFonts w:ascii="Times New Roman" w:hAnsi="Times New Roman" w:cs="Times New Roman"/>
        </w:rPr>
        <w:t>HyperMI world</w:t>
      </w:r>
      <w:r>
        <w:rPr>
          <w:rFonts w:hint="eastAsia" w:ascii="Times New Roman" w:hAnsi="Times New Roman" w:cs="Times New Roman"/>
        </w:rPr>
        <w:t>中的</w:t>
      </w:r>
      <w:r>
        <w:rPr>
          <w:rFonts w:ascii="Times New Roman" w:hAnsi="Times New Roman" w:cs="Times New Roman"/>
        </w:rPr>
        <w:t>EPTP</w:t>
      </w:r>
      <w:r>
        <w:rPr>
          <w:rFonts w:hint="eastAsia" w:ascii="Times New Roman" w:hAnsi="Times New Roman" w:cs="Times New Roman"/>
        </w:rPr>
        <w:t>，从而阻止攻击者更改</w:t>
      </w:r>
      <w:r>
        <w:rPr>
          <w:rFonts w:ascii="Times New Roman" w:hAnsi="Times New Roman" w:cs="Times New Roman"/>
        </w:rPr>
        <w:t>EPT</w:t>
      </w:r>
      <w:r>
        <w:rPr>
          <w:rFonts w:hint="eastAsia" w:ascii="Times New Roman" w:hAnsi="Times New Roman" w:cs="Times New Roman"/>
        </w:rPr>
        <w:t>，阻止了接下来的多重映射攻击。</w:t>
      </w:r>
    </w:p>
    <w:p>
      <w:pPr>
        <w:pStyle w:val="23"/>
        <w:numPr>
          <w:ilvl w:val="0"/>
          <w:numId w:val="8"/>
        </w:numPr>
        <w:ind w:firstLineChars="0"/>
        <w:rPr>
          <w:ins w:id="1125" w:author="juku" w:date="2019-03-18T21:37:00Z"/>
          <w:rFonts w:ascii="Times New Roman" w:hAnsi="Times New Roman" w:cs="Times New Roman"/>
        </w:rPr>
      </w:pPr>
      <w:ins w:id="1126" w:author="juku" w:date="2019-03-18T21:09:00Z">
        <w:r>
          <w:rPr>
            <w:rFonts w:hint="eastAsia" w:ascii="Times New Roman" w:hAnsi="Times New Roman" w:cs="Times New Roman"/>
          </w:rPr>
          <w:t>内存动态标记与跟踪功能：</w:t>
        </w:r>
      </w:ins>
    </w:p>
    <w:p>
      <w:pPr>
        <w:pStyle w:val="23"/>
        <w:ind w:left="360" w:firstLine="0" w:firstLineChars="0"/>
        <w:rPr>
          <w:ins w:id="1127" w:author="juku" w:date="2019-03-18T21:39:00Z"/>
          <w:rFonts w:ascii="Times New Roman" w:hAnsi="Times New Roman" w:cs="Times New Roman"/>
        </w:rPr>
      </w:pPr>
      <w:ins w:id="1128" w:author="juku" w:date="2019-03-18T21:37:00Z">
        <w:r>
          <w:rPr>
            <w:rFonts w:hint="eastAsia" w:ascii="Times New Roman" w:hAnsi="Times New Roman" w:cs="Times New Roman"/>
          </w:rPr>
          <w:t>内存复用机制不开启时，</w:t>
        </w:r>
      </w:ins>
      <w:ins w:id="1129" w:author="juku" w:date="2019-03-18T21:39:00Z">
        <w:r>
          <w:rPr>
            <w:rFonts w:hint="eastAsia" w:ascii="Times New Roman" w:hAnsi="Times New Roman" w:cs="Times New Roman"/>
          </w:rPr>
          <w:t>打印内存使用信息（</w:t>
        </w:r>
      </w:ins>
      <w:ins w:id="1130" w:author="juku" w:date="2019-03-18T21:40:00Z">
        <w:r>
          <w:rPr>
            <w:rFonts w:hint="eastAsia" w:ascii="Times New Roman" w:hAnsi="Times New Roman" w:cs="Times New Roman"/>
          </w:rPr>
          <w:t>页物理地址，页框号以及</w:t>
        </w:r>
      </w:ins>
      <w:ins w:id="1131" w:author="juku" w:date="2019-03-18T21:40:00Z">
        <w:r>
          <w:rPr>
            <w:rFonts w:ascii="Times New Roman" w:hAnsi="Times New Roman" w:cs="Times New Roman"/>
          </w:rPr>
          <w:t>SharedID</w:t>
        </w:r>
      </w:ins>
      <w:ins w:id="1132" w:author="juku" w:date="2019-03-18T21:40:00Z">
        <w:r>
          <w:rPr>
            <w:rFonts w:hint="eastAsia" w:ascii="Times New Roman" w:hAnsi="Times New Roman" w:cs="Times New Roman"/>
          </w:rPr>
          <w:t>标志位</w:t>
        </w:r>
      </w:ins>
      <w:ins w:id="1133" w:author="juku" w:date="2019-03-18T21:39:00Z">
        <w:r>
          <w:rPr>
            <w:rFonts w:hint="eastAsia" w:ascii="Times New Roman" w:hAnsi="Times New Roman" w:cs="Times New Roman"/>
          </w:rPr>
          <w:t>）。</w:t>
        </w:r>
      </w:ins>
    </w:p>
    <w:tbl>
      <w:tblPr>
        <w:tblStyle w:val="16"/>
        <w:tblW w:w="8162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ins w:id="1134" w:author="juku" w:date="2019-03-18T21:39:00Z"/>
        </w:trPr>
        <w:tc>
          <w:tcPr>
            <w:tcW w:w="8162" w:type="dxa"/>
          </w:tcPr>
          <w:p>
            <w:pPr>
              <w:pStyle w:val="23"/>
              <w:widowControl w:val="0"/>
              <w:ind w:firstLine="480"/>
              <w:jc w:val="both"/>
              <w:rPr>
                <w:ins w:id="1135" w:author="juku" w:date="2019-03-18T21:39:00Z"/>
                <w:rFonts w:ascii="Times New Roman" w:hAnsi="Times New Roman" w:cs="Times New Roman"/>
              </w:rPr>
            </w:pPr>
            <w:ins w:id="1136" w:author="juku" w:date="2019-03-18T21:39:00Z">
              <w:r>
                <w:rPr>
                  <w:rFonts w:ascii="Times New Roman" w:hAnsi="Times New Roman" w:cs="Times New Roman"/>
                </w:rPr>
                <w:t>[  303.132040] The pages are as follow:</w:t>
              </w:r>
            </w:ins>
          </w:p>
          <w:p>
            <w:pPr>
              <w:pStyle w:val="23"/>
              <w:widowControl w:val="0"/>
              <w:ind w:firstLine="480"/>
              <w:jc w:val="both"/>
              <w:rPr>
                <w:ins w:id="1137" w:author="juku" w:date="2019-03-18T21:39:00Z"/>
                <w:rFonts w:ascii="Times New Roman" w:hAnsi="Times New Roman" w:cs="Times New Roman"/>
              </w:rPr>
            </w:pPr>
            <w:ins w:id="1138" w:author="juku" w:date="2019-03-18T21:39:00Z">
              <w:r>
                <w:rPr>
                  <w:rFonts w:ascii="Times New Roman" w:hAnsi="Times New Roman" w:cs="Times New Roman"/>
                </w:rPr>
                <w:t>[  303.132051] page addr is       : b64fb</w:t>
              </w:r>
            </w:ins>
          </w:p>
          <w:p>
            <w:pPr>
              <w:pStyle w:val="23"/>
              <w:widowControl w:val="0"/>
              <w:ind w:firstLine="480"/>
              <w:jc w:val="both"/>
              <w:rPr>
                <w:ins w:id="1139" w:author="juku" w:date="2019-03-18T21:39:00Z"/>
                <w:rFonts w:ascii="Times New Roman" w:hAnsi="Times New Roman" w:cs="Times New Roman"/>
              </w:rPr>
            </w:pPr>
            <w:ins w:id="1140" w:author="juku" w:date="2019-03-18T21:39:00Z">
              <w:r>
                <w:rPr>
                  <w:rFonts w:ascii="Times New Roman" w:hAnsi="Times New Roman" w:cs="Times New Roman"/>
                </w:rPr>
                <w:t>[  303.132063] current_num_pfn is : 3255, SharedID is 0.</w:t>
              </w:r>
            </w:ins>
          </w:p>
          <w:p>
            <w:pPr>
              <w:pStyle w:val="23"/>
              <w:widowControl w:val="0"/>
              <w:ind w:firstLine="480"/>
              <w:jc w:val="both"/>
              <w:rPr>
                <w:ins w:id="1141" w:author="juku" w:date="2019-03-18T21:39:00Z"/>
                <w:rFonts w:ascii="Times New Roman" w:hAnsi="Times New Roman" w:cs="Times New Roman"/>
              </w:rPr>
            </w:pPr>
            <w:ins w:id="1142" w:author="juku" w:date="2019-03-18T21:39:00Z">
              <w:r>
                <w:rPr>
                  <w:rFonts w:ascii="Times New Roman" w:hAnsi="Times New Roman" w:cs="Times New Roman"/>
                </w:rPr>
                <w:t>[  303.132099] page addr is       : 2b0a7b</w:t>
              </w:r>
            </w:ins>
          </w:p>
          <w:p>
            <w:pPr>
              <w:pStyle w:val="23"/>
              <w:widowControl w:val="0"/>
              <w:ind w:firstLine="480"/>
              <w:jc w:val="both"/>
              <w:rPr>
                <w:ins w:id="1143" w:author="juku" w:date="2019-03-18T21:39:00Z"/>
                <w:rFonts w:ascii="Times New Roman" w:hAnsi="Times New Roman" w:cs="Times New Roman"/>
              </w:rPr>
            </w:pPr>
            <w:ins w:id="1144" w:author="juku" w:date="2019-03-18T21:39:00Z">
              <w:r>
                <w:rPr>
                  <w:rFonts w:ascii="Times New Roman" w:hAnsi="Times New Roman" w:cs="Times New Roman"/>
                </w:rPr>
                <w:t>[  303.132107] current_num_pfn is : 3256, SharedID is 0.</w:t>
              </w:r>
            </w:ins>
          </w:p>
          <w:p>
            <w:pPr>
              <w:pStyle w:val="23"/>
              <w:widowControl w:val="0"/>
              <w:ind w:firstLine="480"/>
              <w:jc w:val="both"/>
              <w:rPr>
                <w:ins w:id="1145" w:author="juku" w:date="2019-03-18T21:39:00Z"/>
                <w:rFonts w:ascii="Times New Roman" w:hAnsi="Times New Roman" w:cs="Times New Roman"/>
              </w:rPr>
            </w:pPr>
            <w:ins w:id="1146" w:author="juku" w:date="2019-03-18T21:39:00Z">
              <w:r>
                <w:rPr>
                  <w:rFonts w:ascii="Times New Roman" w:hAnsi="Times New Roman" w:cs="Times New Roman"/>
                </w:rPr>
                <w:t>[  303.132142] page addr is       : 2b0c76</w:t>
              </w:r>
            </w:ins>
          </w:p>
          <w:p>
            <w:pPr>
              <w:pStyle w:val="23"/>
              <w:widowControl w:val="0"/>
              <w:ind w:firstLine="480"/>
              <w:jc w:val="both"/>
              <w:rPr>
                <w:ins w:id="1147" w:author="juku" w:date="2019-03-18T21:39:00Z"/>
                <w:rFonts w:ascii="Times New Roman" w:hAnsi="Times New Roman" w:cs="Times New Roman"/>
              </w:rPr>
            </w:pPr>
            <w:ins w:id="1148" w:author="juku" w:date="2019-03-18T21:39:00Z">
              <w:r>
                <w:rPr>
                  <w:rFonts w:ascii="Times New Roman" w:hAnsi="Times New Roman" w:cs="Times New Roman"/>
                </w:rPr>
                <w:t>[  303.132151] current_num_pfn is : 3257, SharedID is 0.</w:t>
              </w:r>
            </w:ins>
          </w:p>
          <w:p>
            <w:pPr>
              <w:pStyle w:val="23"/>
              <w:widowControl w:val="0"/>
              <w:ind w:firstLine="480"/>
              <w:jc w:val="both"/>
              <w:rPr>
                <w:ins w:id="1149" w:author="juku" w:date="2019-03-18T21:39:00Z"/>
                <w:rFonts w:ascii="Times New Roman" w:hAnsi="Times New Roman" w:cs="Times New Roman"/>
              </w:rPr>
            </w:pPr>
            <w:ins w:id="1150" w:author="juku" w:date="2019-03-18T21:39:00Z">
              <w:r>
                <w:rPr>
                  <w:rFonts w:ascii="Times New Roman" w:hAnsi="Times New Roman" w:cs="Times New Roman"/>
                </w:rPr>
                <w:t>[  303.132184] page addr is       : 2b0cc7</w:t>
              </w:r>
            </w:ins>
          </w:p>
          <w:p>
            <w:pPr>
              <w:pStyle w:val="23"/>
              <w:widowControl w:val="0"/>
              <w:ind w:firstLine="480"/>
              <w:jc w:val="both"/>
              <w:rPr>
                <w:ins w:id="1151" w:author="juku" w:date="2019-03-18T21:39:00Z"/>
                <w:rFonts w:ascii="Times New Roman" w:hAnsi="Times New Roman" w:cs="Times New Roman"/>
              </w:rPr>
            </w:pPr>
            <w:ins w:id="1152" w:author="juku" w:date="2019-03-18T21:39:00Z">
              <w:r>
                <w:rPr>
                  <w:rFonts w:ascii="Times New Roman" w:hAnsi="Times New Roman" w:cs="Times New Roman"/>
                </w:rPr>
                <w:t>[  303.132193] current_num_pfn is : 3258 , SharedID is 0.</w:t>
              </w:r>
            </w:ins>
          </w:p>
          <w:p>
            <w:pPr>
              <w:pStyle w:val="23"/>
              <w:widowControl w:val="0"/>
              <w:ind w:firstLine="480"/>
              <w:jc w:val="both"/>
              <w:rPr>
                <w:ins w:id="1153" w:author="juku" w:date="2019-03-18T21:39:00Z"/>
                <w:rFonts w:ascii="Times New Roman" w:hAnsi="Times New Roman" w:cs="Times New Roman"/>
              </w:rPr>
            </w:pPr>
            <w:ins w:id="1154" w:author="juku" w:date="2019-03-18T21:39:00Z">
              <w:r>
                <w:rPr>
                  <w:rFonts w:ascii="Times New Roman" w:hAnsi="Times New Roman" w:cs="Times New Roman"/>
                </w:rPr>
                <w:t>[  303.132246] page addr is       : 2b0ccb</w:t>
              </w:r>
            </w:ins>
          </w:p>
          <w:p>
            <w:pPr>
              <w:pStyle w:val="23"/>
              <w:widowControl w:val="0"/>
              <w:ind w:firstLine="480"/>
              <w:jc w:val="both"/>
              <w:rPr>
                <w:ins w:id="1155" w:author="juku" w:date="2019-03-18T21:39:00Z"/>
                <w:rFonts w:ascii="Times New Roman" w:hAnsi="Times New Roman" w:cs="Times New Roman"/>
              </w:rPr>
            </w:pPr>
            <w:ins w:id="1156" w:author="juku" w:date="2019-03-18T21:39:00Z">
              <w:r>
                <w:rPr>
                  <w:rFonts w:ascii="Times New Roman" w:hAnsi="Times New Roman" w:cs="Times New Roman"/>
                </w:rPr>
                <w:t>[  303.132255] current_num_pfn is : 3259, SharedID is 0.</w:t>
              </w:r>
            </w:ins>
          </w:p>
          <w:p>
            <w:pPr>
              <w:pStyle w:val="23"/>
              <w:widowControl w:val="0"/>
              <w:ind w:firstLine="480"/>
              <w:jc w:val="both"/>
              <w:rPr>
                <w:ins w:id="1157" w:author="juku" w:date="2019-03-18T21:39:00Z"/>
                <w:rFonts w:ascii="Times New Roman" w:hAnsi="Times New Roman" w:cs="Times New Roman"/>
              </w:rPr>
            </w:pPr>
            <w:ins w:id="1158" w:author="juku" w:date="2019-03-18T21:39:00Z">
              <w:r>
                <w:rPr>
                  <w:rFonts w:ascii="Times New Roman" w:hAnsi="Times New Roman" w:cs="Times New Roman"/>
                </w:rPr>
                <w:t>[  303.132286] page addr is       : 2b0c67</w:t>
              </w:r>
            </w:ins>
          </w:p>
          <w:p>
            <w:pPr>
              <w:pStyle w:val="23"/>
              <w:widowControl w:val="0"/>
              <w:ind w:firstLine="480" w:firstLineChars="200"/>
              <w:jc w:val="both"/>
              <w:rPr>
                <w:ins w:id="1160" w:author="juku" w:date="2019-03-18T21:39:00Z"/>
                <w:rFonts w:ascii="Times New Roman" w:hAnsi="Times New Roman" w:cs="Times New Roman"/>
              </w:rPr>
              <w:pPrChange w:id="1159" w:author="juku" w:date="2019-03-18T21:39:00Z">
                <w:pPr>
                  <w:pStyle w:val="23"/>
                  <w:ind w:firstLine="0" w:firstLineChars="0"/>
                </w:pPr>
              </w:pPrChange>
            </w:pPr>
            <w:ins w:id="1161" w:author="juku" w:date="2019-03-18T21:39:00Z">
              <w:r>
                <w:rPr>
                  <w:rFonts w:ascii="Times New Roman" w:hAnsi="Times New Roman" w:cs="Times New Roman"/>
                </w:rPr>
                <w:t>[  303.132297] current_num_pfn is : 3260, SharedID is 0.</w:t>
              </w:r>
            </w:ins>
          </w:p>
        </w:tc>
      </w:tr>
    </w:tbl>
    <w:p>
      <w:pPr>
        <w:pStyle w:val="23"/>
        <w:numPr>
          <w:ilvl w:val="0"/>
          <w:numId w:val="0"/>
        </w:numPr>
        <w:ind w:left="360" w:firstLine="0" w:firstLineChars="0"/>
        <w:rPr>
          <w:ins w:id="1163" w:author="juku" w:date="2019-03-18T21:09:00Z"/>
          <w:rFonts w:ascii="Times New Roman" w:hAnsi="Times New Roman" w:cs="Times New Roman"/>
        </w:rPr>
        <w:pPrChange w:id="1162" w:author="juku" w:date="2019-03-18T21:37:00Z">
          <w:pPr>
            <w:pStyle w:val="23"/>
            <w:numPr>
              <w:ilvl w:val="0"/>
              <w:numId w:val="8"/>
            </w:numPr>
            <w:ind w:left="360" w:hanging="360" w:firstLineChars="0"/>
          </w:pPr>
        </w:pPrChange>
      </w:pPr>
    </w:p>
    <w:p>
      <w:pPr>
        <w:pStyle w:val="23"/>
        <w:ind w:left="360" w:firstLine="0" w:firstLineChars="0"/>
        <w:rPr>
          <w:ins w:id="1164" w:author="juku" w:date="2019-03-18T21:23:00Z"/>
          <w:rFonts w:ascii="Times New Roman" w:hAnsi="Times New Roman" w:cs="Times New Roman"/>
        </w:rPr>
      </w:pPr>
      <w:ins w:id="1165" w:author="juku" w:date="2019-03-18T21:22:00Z">
        <w:r>
          <w:rPr>
            <w:rFonts w:hint="eastAsia" w:ascii="Times New Roman" w:hAnsi="Times New Roman" w:cs="Times New Roman"/>
          </w:rPr>
          <w:t>内存复用机制开启后，打印内存使用</w:t>
        </w:r>
      </w:ins>
      <w:ins w:id="1166" w:author="juku" w:date="2019-03-18T21:23:00Z">
        <w:r>
          <w:rPr>
            <w:rFonts w:hint="eastAsia" w:ascii="Times New Roman" w:hAnsi="Times New Roman" w:cs="Times New Roman"/>
          </w:rPr>
          <w:t>信息（页物理地址和</w:t>
        </w:r>
      </w:ins>
      <w:ins w:id="1167" w:author="juku" w:date="2019-03-18T21:24:00Z">
        <w:r>
          <w:rPr>
            <w:rFonts w:hint="eastAsia" w:ascii="Times New Roman" w:hAnsi="Times New Roman" w:cs="Times New Roman"/>
          </w:rPr>
          <w:t>页框号</w:t>
        </w:r>
      </w:ins>
      <w:ins w:id="1168" w:author="juku" w:date="2019-03-18T21:23:00Z">
        <w:r>
          <w:rPr>
            <w:rFonts w:hint="eastAsia" w:ascii="Times New Roman" w:hAnsi="Times New Roman" w:cs="Times New Roman"/>
          </w:rPr>
          <w:t>）。</w:t>
        </w:r>
      </w:ins>
    </w:p>
    <w:tbl>
      <w:tblPr>
        <w:tblStyle w:val="16"/>
        <w:tblW w:w="8162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ins w:id="1169" w:author="juku" w:date="2019-03-18T21:23:00Z"/>
        </w:trPr>
        <w:tc>
          <w:tcPr>
            <w:tcW w:w="8162" w:type="dxa"/>
          </w:tcPr>
          <w:p>
            <w:pPr>
              <w:pStyle w:val="23"/>
              <w:widowControl w:val="0"/>
              <w:ind w:firstLine="480"/>
              <w:jc w:val="both"/>
              <w:rPr>
                <w:ins w:id="1170" w:author="juku" w:date="2019-03-18T21:23:00Z"/>
                <w:rFonts w:ascii="Times New Roman" w:hAnsi="Times New Roman" w:cs="Times New Roman"/>
              </w:rPr>
            </w:pPr>
            <w:ins w:id="1171" w:author="juku" w:date="2019-03-18T21:23:00Z">
              <w:r>
                <w:rPr>
                  <w:rFonts w:ascii="Times New Roman" w:hAnsi="Times New Roman" w:cs="Times New Roman"/>
                </w:rPr>
                <w:t>[  303.132040] The page whose SharedID is 1 as follow:</w:t>
              </w:r>
            </w:ins>
          </w:p>
          <w:p>
            <w:pPr>
              <w:pStyle w:val="23"/>
              <w:widowControl w:val="0"/>
              <w:ind w:firstLine="480"/>
              <w:jc w:val="both"/>
              <w:rPr>
                <w:ins w:id="1172" w:author="juku" w:date="2019-03-18T21:23:00Z"/>
                <w:rFonts w:ascii="Times New Roman" w:hAnsi="Times New Roman" w:cs="Times New Roman"/>
              </w:rPr>
            </w:pPr>
            <w:ins w:id="1173" w:author="juku" w:date="2019-03-18T21:23:00Z">
              <w:r>
                <w:rPr>
                  <w:rFonts w:ascii="Times New Roman" w:hAnsi="Times New Roman" w:cs="Times New Roman"/>
                </w:rPr>
                <w:t>[  303.132051] page addr is       : b64fb</w:t>
              </w:r>
            </w:ins>
          </w:p>
          <w:p>
            <w:pPr>
              <w:pStyle w:val="23"/>
              <w:widowControl w:val="0"/>
              <w:ind w:firstLine="480"/>
              <w:jc w:val="both"/>
              <w:rPr>
                <w:ins w:id="1174" w:author="juku" w:date="2019-03-18T21:23:00Z"/>
                <w:rFonts w:ascii="Times New Roman" w:hAnsi="Times New Roman" w:cs="Times New Roman"/>
              </w:rPr>
            </w:pPr>
            <w:ins w:id="1175" w:author="juku" w:date="2019-03-18T21:23:00Z">
              <w:r>
                <w:rPr>
                  <w:rFonts w:ascii="Times New Roman" w:hAnsi="Times New Roman" w:cs="Times New Roman"/>
                </w:rPr>
                <w:t>[  303.132063] current_num_pfn is : 3255</w:t>
              </w:r>
            </w:ins>
          </w:p>
          <w:p>
            <w:pPr>
              <w:pStyle w:val="23"/>
              <w:widowControl w:val="0"/>
              <w:ind w:firstLine="480"/>
              <w:jc w:val="both"/>
              <w:rPr>
                <w:ins w:id="1176" w:author="juku" w:date="2019-03-18T21:23:00Z"/>
                <w:rFonts w:ascii="Times New Roman" w:hAnsi="Times New Roman" w:cs="Times New Roman"/>
              </w:rPr>
            </w:pPr>
            <w:ins w:id="1177" w:author="juku" w:date="2019-03-18T21:23:00Z">
              <w:r>
                <w:rPr>
                  <w:rFonts w:ascii="Times New Roman" w:hAnsi="Times New Roman" w:cs="Times New Roman"/>
                </w:rPr>
                <w:t>[  303.132099] page addr is       : 2b0a7b</w:t>
              </w:r>
            </w:ins>
          </w:p>
          <w:p>
            <w:pPr>
              <w:pStyle w:val="23"/>
              <w:widowControl w:val="0"/>
              <w:ind w:firstLine="480"/>
              <w:jc w:val="both"/>
              <w:rPr>
                <w:ins w:id="1178" w:author="juku" w:date="2019-03-18T21:23:00Z"/>
                <w:rFonts w:ascii="Times New Roman" w:hAnsi="Times New Roman" w:cs="Times New Roman"/>
              </w:rPr>
            </w:pPr>
            <w:ins w:id="1179" w:author="juku" w:date="2019-03-18T21:23:00Z">
              <w:r>
                <w:rPr>
                  <w:rFonts w:ascii="Times New Roman" w:hAnsi="Times New Roman" w:cs="Times New Roman"/>
                </w:rPr>
                <w:t>[  303.132107] current_num_pfn is : 3256</w:t>
              </w:r>
            </w:ins>
          </w:p>
          <w:p>
            <w:pPr>
              <w:pStyle w:val="23"/>
              <w:widowControl w:val="0"/>
              <w:ind w:firstLine="480"/>
              <w:jc w:val="both"/>
              <w:rPr>
                <w:ins w:id="1180" w:author="juku" w:date="2019-03-18T21:23:00Z"/>
                <w:rFonts w:ascii="Times New Roman" w:hAnsi="Times New Roman" w:cs="Times New Roman"/>
              </w:rPr>
            </w:pPr>
            <w:ins w:id="1181" w:author="juku" w:date="2019-03-18T21:23:00Z">
              <w:r>
                <w:rPr>
                  <w:rFonts w:ascii="Times New Roman" w:hAnsi="Times New Roman" w:cs="Times New Roman"/>
                </w:rPr>
                <w:t>[  303.132142] page addr is       : 2b0c76</w:t>
              </w:r>
            </w:ins>
          </w:p>
          <w:p>
            <w:pPr>
              <w:pStyle w:val="23"/>
              <w:widowControl w:val="0"/>
              <w:ind w:firstLine="480"/>
              <w:jc w:val="both"/>
              <w:rPr>
                <w:ins w:id="1182" w:author="juku" w:date="2019-03-18T21:23:00Z"/>
                <w:rFonts w:ascii="Times New Roman" w:hAnsi="Times New Roman" w:cs="Times New Roman"/>
              </w:rPr>
            </w:pPr>
            <w:ins w:id="1183" w:author="juku" w:date="2019-03-18T21:23:00Z">
              <w:r>
                <w:rPr>
                  <w:rFonts w:ascii="Times New Roman" w:hAnsi="Times New Roman" w:cs="Times New Roman"/>
                </w:rPr>
                <w:t>[  303.132151] current_num_pfn is : 3257</w:t>
              </w:r>
            </w:ins>
          </w:p>
          <w:p>
            <w:pPr>
              <w:pStyle w:val="23"/>
              <w:widowControl w:val="0"/>
              <w:ind w:firstLine="480"/>
              <w:jc w:val="both"/>
              <w:rPr>
                <w:ins w:id="1184" w:author="juku" w:date="2019-03-18T21:23:00Z"/>
                <w:rFonts w:ascii="Times New Roman" w:hAnsi="Times New Roman" w:cs="Times New Roman"/>
              </w:rPr>
            </w:pPr>
            <w:ins w:id="1185" w:author="juku" w:date="2019-03-18T21:23:00Z">
              <w:r>
                <w:rPr>
                  <w:rFonts w:ascii="Times New Roman" w:hAnsi="Times New Roman" w:cs="Times New Roman"/>
                </w:rPr>
                <w:t>[  303.132184] page addr is       : 2b0cc7</w:t>
              </w:r>
            </w:ins>
          </w:p>
          <w:p>
            <w:pPr>
              <w:pStyle w:val="23"/>
              <w:widowControl w:val="0"/>
              <w:ind w:firstLine="480"/>
              <w:jc w:val="both"/>
              <w:rPr>
                <w:ins w:id="1186" w:author="juku" w:date="2019-03-18T21:23:00Z"/>
                <w:rFonts w:ascii="Times New Roman" w:hAnsi="Times New Roman" w:cs="Times New Roman"/>
              </w:rPr>
            </w:pPr>
            <w:ins w:id="1187" w:author="juku" w:date="2019-03-18T21:23:00Z">
              <w:r>
                <w:rPr>
                  <w:rFonts w:ascii="Times New Roman" w:hAnsi="Times New Roman" w:cs="Times New Roman"/>
                </w:rPr>
                <w:t xml:space="preserve">[  303.132193] current_num_pfn is : 3258 </w:t>
              </w:r>
            </w:ins>
          </w:p>
          <w:p>
            <w:pPr>
              <w:pStyle w:val="23"/>
              <w:widowControl w:val="0"/>
              <w:ind w:firstLine="480"/>
              <w:jc w:val="both"/>
              <w:rPr>
                <w:ins w:id="1188" w:author="juku" w:date="2019-03-18T21:23:00Z"/>
                <w:rFonts w:ascii="Times New Roman" w:hAnsi="Times New Roman" w:cs="Times New Roman"/>
              </w:rPr>
            </w:pPr>
            <w:ins w:id="1189" w:author="juku" w:date="2019-03-18T21:23:00Z">
              <w:r>
                <w:rPr>
                  <w:rFonts w:ascii="Times New Roman" w:hAnsi="Times New Roman" w:cs="Times New Roman"/>
                </w:rPr>
                <w:t>[  303.132246] page addr is       : 2b0ccb</w:t>
              </w:r>
            </w:ins>
          </w:p>
          <w:p>
            <w:pPr>
              <w:pStyle w:val="23"/>
              <w:widowControl w:val="0"/>
              <w:ind w:firstLine="480"/>
              <w:jc w:val="both"/>
              <w:rPr>
                <w:ins w:id="1190" w:author="juku" w:date="2019-03-18T21:23:00Z"/>
                <w:rFonts w:ascii="Times New Roman" w:hAnsi="Times New Roman" w:cs="Times New Roman"/>
              </w:rPr>
            </w:pPr>
            <w:ins w:id="1191" w:author="juku" w:date="2019-03-18T21:23:00Z">
              <w:r>
                <w:rPr>
                  <w:rFonts w:ascii="Times New Roman" w:hAnsi="Times New Roman" w:cs="Times New Roman"/>
                </w:rPr>
                <w:t>[  303.132255] current_num_pfn is : 3259</w:t>
              </w:r>
            </w:ins>
          </w:p>
          <w:p>
            <w:pPr>
              <w:pStyle w:val="23"/>
              <w:widowControl w:val="0"/>
              <w:ind w:firstLine="480"/>
              <w:jc w:val="both"/>
              <w:rPr>
                <w:ins w:id="1192" w:author="juku" w:date="2019-03-18T21:23:00Z"/>
                <w:rFonts w:ascii="Times New Roman" w:hAnsi="Times New Roman" w:cs="Times New Roman"/>
              </w:rPr>
            </w:pPr>
            <w:ins w:id="1193" w:author="juku" w:date="2019-03-18T21:23:00Z">
              <w:r>
                <w:rPr>
                  <w:rFonts w:ascii="Times New Roman" w:hAnsi="Times New Roman" w:cs="Times New Roman"/>
                </w:rPr>
                <w:t>[  303.132286] page addr is       : 2b0c67</w:t>
              </w:r>
            </w:ins>
          </w:p>
          <w:p>
            <w:pPr>
              <w:pStyle w:val="23"/>
              <w:widowControl w:val="0"/>
              <w:ind w:firstLine="480" w:firstLineChars="200"/>
              <w:jc w:val="both"/>
              <w:rPr>
                <w:ins w:id="1195" w:author="juku" w:date="2019-03-18T21:23:00Z"/>
                <w:rFonts w:ascii="Times New Roman" w:hAnsi="Times New Roman" w:cs="Times New Roman"/>
              </w:rPr>
              <w:pPrChange w:id="1194" w:author="juku" w:date="2019-03-18T21:23:00Z">
                <w:pPr>
                  <w:pStyle w:val="23"/>
                  <w:ind w:firstLine="0" w:firstLineChars="0"/>
                </w:pPr>
              </w:pPrChange>
            </w:pPr>
            <w:ins w:id="1196" w:author="juku" w:date="2019-03-18T21:23:00Z">
              <w:r>
                <w:rPr>
                  <w:rFonts w:ascii="Times New Roman" w:hAnsi="Times New Roman" w:cs="Times New Roman"/>
                </w:rPr>
                <w:t>[  303.132297] current_num_pfn is : 3260</w:t>
              </w:r>
            </w:ins>
          </w:p>
        </w:tc>
      </w:tr>
    </w:tbl>
    <w:p>
      <w:pPr>
        <w:pStyle w:val="23"/>
        <w:ind w:left="360" w:firstLine="0" w:firstLineChars="0"/>
        <w:rPr>
          <w:ins w:id="1198" w:author="1" w:date="2019-04-01T20:14:38Z"/>
          <w:rFonts w:ascii="Times New Roman" w:hAnsi="Times New Roman" w:cs="Times New Roman"/>
        </w:rPr>
        <w:pPrChange w:id="1197" w:author="juku" w:date="2019-03-18T21:09:00Z">
          <w:pPr/>
        </w:pPrChange>
      </w:pPr>
    </w:p>
    <w:p>
      <w:pPr>
        <w:pStyle w:val="23"/>
        <w:ind w:left="0" w:firstLine="0" w:firstLineChars="0"/>
        <w:rPr>
          <w:ins w:id="1200" w:author="1" w:date="2019-04-01T20:40:25Z"/>
          <w:rFonts w:hint="eastAsia" w:ascii="Times New Roman" w:hAnsi="Times New Roman" w:cs="Times New Roman"/>
          <w:lang w:val="en-US" w:eastAsia="zh-CN"/>
        </w:rPr>
        <w:pPrChange w:id="1199" w:author="1" w:date="2019-04-01T20:14:40Z">
          <w:pPr/>
        </w:pPrChange>
      </w:pPr>
      <w:ins w:id="1201" w:author="1" w:date="2019-04-01T20:15:02Z">
        <w:r>
          <w:rPr>
            <w:rFonts w:hint="eastAsia" w:ascii="Times New Roman" w:hAnsi="Times New Roman" w:cs="Times New Roman"/>
            <w:lang w:val="en-US" w:eastAsia="zh-CN"/>
          </w:rPr>
          <w:t>再次</w:t>
        </w:r>
      </w:ins>
      <w:ins w:id="1202" w:author="1" w:date="2019-04-01T20:15:15Z">
        <w:r>
          <w:rPr>
            <w:rFonts w:hint="eastAsia" w:ascii="Times New Roman" w:hAnsi="Times New Roman" w:cs="Times New Roman"/>
            <w:lang w:val="en-US" w:eastAsia="zh-CN"/>
          </w:rPr>
          <w:t>试验</w:t>
        </w:r>
      </w:ins>
      <w:ins w:id="1203" w:author="1" w:date="2019-04-01T20:15:16Z">
        <w:r>
          <w:rPr>
            <w:rFonts w:hint="eastAsia" w:ascii="Times New Roman" w:hAnsi="Times New Roman" w:cs="Times New Roman"/>
            <w:lang w:val="en-US" w:eastAsia="zh-CN"/>
          </w:rPr>
          <w:t>，</w:t>
        </w:r>
      </w:ins>
      <w:ins w:id="1204" w:author="1" w:date="2019-04-01T20:15:18Z">
        <w:r>
          <w:rPr>
            <w:rFonts w:hint="eastAsia" w:ascii="Times New Roman" w:hAnsi="Times New Roman" w:cs="Times New Roman"/>
            <w:lang w:val="en-US" w:eastAsia="zh-CN"/>
          </w:rPr>
          <w:t>打印</w:t>
        </w:r>
      </w:ins>
      <w:ins w:id="1205" w:author="1" w:date="2019-04-01T20:15:19Z">
        <w:r>
          <w:rPr>
            <w:rFonts w:hint="eastAsia" w:ascii="Times New Roman" w:hAnsi="Times New Roman" w:cs="Times New Roman"/>
            <w:lang w:val="en-US" w:eastAsia="zh-CN"/>
          </w:rPr>
          <w:t>出</w:t>
        </w:r>
      </w:ins>
      <w:ins w:id="1206" w:author="1" w:date="2019-04-01T20:15:21Z">
        <w:r>
          <w:rPr>
            <w:rFonts w:hint="eastAsia" w:ascii="Times New Roman" w:hAnsi="Times New Roman" w:cs="Times New Roman"/>
            <w:lang w:val="en-US" w:eastAsia="zh-CN"/>
          </w:rPr>
          <w:t>前</w:t>
        </w:r>
      </w:ins>
      <w:ins w:id="1207" w:author="1" w:date="2019-04-01T20:15:22Z">
        <w:r>
          <w:rPr>
            <w:rFonts w:hint="eastAsia" w:ascii="Times New Roman" w:hAnsi="Times New Roman" w:cs="Times New Roman"/>
            <w:lang w:val="en-US" w:eastAsia="zh-CN"/>
          </w:rPr>
          <w:t>6</w:t>
        </w:r>
      </w:ins>
      <w:ins w:id="1208" w:author="1" w:date="2019-04-01T20:15:24Z">
        <w:r>
          <w:rPr>
            <w:rFonts w:hint="eastAsia" w:ascii="Times New Roman" w:hAnsi="Times New Roman" w:cs="Times New Roman"/>
            <w:lang w:val="en-US" w:eastAsia="zh-CN"/>
          </w:rPr>
          <w:t>项</w:t>
        </w:r>
      </w:ins>
      <w:ins w:id="1209" w:author="1" w:date="2019-04-01T20:43:51Z">
        <w:r>
          <w:rPr>
            <w:rFonts w:hint="eastAsia" w:ascii="Times New Roman" w:hAnsi="Times New Roman" w:cs="Times New Roman"/>
            <w:lang w:val="en-US" w:eastAsia="zh-CN"/>
          </w:rPr>
          <w:t>被</w:t>
        </w:r>
      </w:ins>
      <w:ins w:id="1210" w:author="1" w:date="2019-04-01T20:43:52Z">
        <w:r>
          <w:rPr>
            <w:rFonts w:hint="eastAsia" w:ascii="Times New Roman" w:hAnsi="Times New Roman" w:cs="Times New Roman"/>
            <w:lang w:val="en-US" w:eastAsia="zh-CN"/>
          </w:rPr>
          <w:t>合并的</w:t>
        </w:r>
      </w:ins>
      <w:ins w:id="1211" w:author="1" w:date="2019-04-01T20:43:53Z">
        <w:r>
          <w:rPr>
            <w:rFonts w:hint="eastAsia" w:ascii="Times New Roman" w:hAnsi="Times New Roman" w:cs="Times New Roman"/>
            <w:lang w:val="en-US" w:eastAsia="zh-CN"/>
          </w:rPr>
          <w:t>页</w:t>
        </w:r>
      </w:ins>
      <w:ins w:id="1212" w:author="1" w:date="2019-04-01T20:43:54Z">
        <w:r>
          <w:rPr>
            <w:rFonts w:hint="eastAsia" w:ascii="Times New Roman" w:hAnsi="Times New Roman" w:cs="Times New Roman"/>
            <w:lang w:val="en-US" w:eastAsia="zh-CN"/>
          </w:rPr>
          <w:t>。</w:t>
        </w:r>
      </w:ins>
      <w:ins w:id="1213" w:author="1" w:date="2019-04-01T20:44:07Z">
        <w:r>
          <w:rPr>
            <w:rFonts w:hint="eastAsia" w:ascii="Times New Roman" w:hAnsi="Times New Roman" w:cs="Times New Roman"/>
            <w:lang w:val="en-US" w:eastAsia="zh-CN"/>
          </w:rPr>
          <w:t>分别</w:t>
        </w:r>
      </w:ins>
      <w:ins w:id="1214" w:author="1" w:date="2019-04-01T20:44:08Z">
        <w:r>
          <w:rPr>
            <w:rFonts w:hint="eastAsia" w:ascii="Times New Roman" w:hAnsi="Times New Roman" w:cs="Times New Roman"/>
            <w:lang w:val="en-US" w:eastAsia="zh-CN"/>
          </w:rPr>
          <w:t>打印</w:t>
        </w:r>
      </w:ins>
      <w:ins w:id="1215" w:author="1" w:date="2019-04-01T20:44:09Z">
        <w:r>
          <w:rPr>
            <w:rFonts w:hint="eastAsia" w:ascii="Times New Roman" w:hAnsi="Times New Roman" w:cs="Times New Roman"/>
            <w:lang w:val="en-US" w:eastAsia="zh-CN"/>
          </w:rPr>
          <w:t>出</w:t>
        </w:r>
      </w:ins>
      <w:ins w:id="1216" w:author="1" w:date="2019-04-01T20:44:10Z">
        <w:r>
          <w:rPr>
            <w:rFonts w:hint="eastAsia" w:ascii="Times New Roman" w:hAnsi="Times New Roman" w:cs="Times New Roman"/>
            <w:lang w:val="en-US" w:eastAsia="zh-CN"/>
          </w:rPr>
          <w:t>各项</w:t>
        </w:r>
      </w:ins>
      <w:ins w:id="1217" w:author="1" w:date="2019-04-01T20:44:11Z">
        <w:r>
          <w:rPr>
            <w:rFonts w:hint="eastAsia" w:ascii="Times New Roman" w:hAnsi="Times New Roman" w:cs="Times New Roman"/>
            <w:lang w:val="en-US" w:eastAsia="zh-CN"/>
          </w:rPr>
          <w:t>中</w:t>
        </w:r>
      </w:ins>
      <w:ins w:id="1218" w:author="1" w:date="2019-04-01T20:44:55Z">
        <w:r>
          <w:rPr>
            <w:rFonts w:hint="eastAsia" w:ascii="Times New Roman" w:hAnsi="Times New Roman" w:cs="Times New Roman"/>
            <w:lang w:val="en-US" w:eastAsia="zh-CN"/>
          </w:rPr>
          <w:t>原</w:t>
        </w:r>
      </w:ins>
      <w:ins w:id="1219" w:author="1" w:date="2019-04-01T20:44:58Z">
        <w:r>
          <w:rPr>
            <w:rFonts w:hint="eastAsia" w:ascii="Times New Roman" w:hAnsi="Times New Roman" w:cs="Times New Roman"/>
            <w:lang w:val="en-US" w:eastAsia="zh-CN"/>
          </w:rPr>
          <w:t>物理页</w:t>
        </w:r>
      </w:ins>
      <w:ins w:id="1220" w:author="1" w:date="2019-04-01T20:44:59Z">
        <w:r>
          <w:rPr>
            <w:rFonts w:hint="eastAsia" w:ascii="Times New Roman" w:hAnsi="Times New Roman" w:cs="Times New Roman"/>
            <w:lang w:val="en-US" w:eastAsia="zh-CN"/>
          </w:rPr>
          <w:t>的</w:t>
        </w:r>
      </w:ins>
      <w:ins w:id="1221" w:author="1" w:date="2019-04-01T20:45:07Z">
        <w:r>
          <w:rPr>
            <w:rFonts w:hint="eastAsia" w:ascii="Times New Roman" w:hAnsi="Times New Roman" w:cs="Times New Roman"/>
            <w:lang w:val="en-US" w:eastAsia="zh-CN"/>
          </w:rPr>
          <w:t>P</w:t>
        </w:r>
      </w:ins>
      <w:ins w:id="1222" w:author="1" w:date="2019-04-01T20:45:08Z">
        <w:r>
          <w:rPr>
            <w:rFonts w:hint="eastAsia" w:ascii="Times New Roman" w:hAnsi="Times New Roman" w:cs="Times New Roman"/>
            <w:lang w:val="en-US" w:eastAsia="zh-CN"/>
          </w:rPr>
          <w:t>age</w:t>
        </w:r>
      </w:ins>
      <w:ins w:id="1223" w:author="1" w:date="2019-04-01T20:45:09Z">
        <w:r>
          <w:rPr>
            <w:rFonts w:hint="eastAsia" w:ascii="Times New Roman" w:hAnsi="Times New Roman" w:cs="Times New Roman"/>
            <w:lang w:val="en-US" w:eastAsia="zh-CN"/>
          </w:rPr>
          <w:t>F</w:t>
        </w:r>
      </w:ins>
      <w:ins w:id="1224" w:author="1" w:date="2019-04-01T20:45:17Z">
        <w:r>
          <w:rPr>
            <w:rFonts w:hint="eastAsia" w:ascii="Times New Roman" w:hAnsi="Times New Roman" w:cs="Times New Roman"/>
            <w:lang w:val="en-US" w:eastAsia="zh-CN"/>
          </w:rPr>
          <w:t>lag</w:t>
        </w:r>
      </w:ins>
      <w:ins w:id="1225" w:author="1" w:date="2019-04-01T20:45:21Z">
        <w:r>
          <w:rPr>
            <w:rFonts w:hint="eastAsia" w:ascii="Times New Roman" w:hAnsi="Times New Roman" w:cs="Times New Roman"/>
            <w:lang w:val="en-US" w:eastAsia="zh-CN"/>
          </w:rPr>
          <w:t>中的</w:t>
        </w:r>
      </w:ins>
      <w:ins w:id="1226" w:author="1" w:date="2019-04-01T20:45:24Z">
        <w:r>
          <w:rPr>
            <w:rFonts w:hint="eastAsia" w:ascii="Times New Roman" w:hAnsi="Times New Roman" w:cs="Times New Roman"/>
            <w:lang w:val="en-US" w:eastAsia="zh-CN"/>
          </w:rPr>
          <w:t>各</w:t>
        </w:r>
      </w:ins>
      <w:ins w:id="1227" w:author="1" w:date="2019-04-01T20:45:25Z">
        <w:r>
          <w:rPr>
            <w:rFonts w:hint="eastAsia" w:ascii="Times New Roman" w:hAnsi="Times New Roman" w:cs="Times New Roman"/>
            <w:lang w:val="en-US" w:eastAsia="zh-CN"/>
          </w:rPr>
          <w:t>数据</w:t>
        </w:r>
      </w:ins>
      <w:ins w:id="1228" w:author="1" w:date="2019-04-01T20:45:31Z">
        <w:r>
          <w:rPr>
            <w:rFonts w:hint="eastAsia" w:ascii="Times New Roman" w:hAnsi="Times New Roman" w:cs="Times New Roman"/>
            <w:lang w:val="en-US" w:eastAsia="zh-CN"/>
          </w:rPr>
          <w:t>和</w:t>
        </w:r>
      </w:ins>
      <w:ins w:id="1229" w:author="1" w:date="2019-04-01T20:45:33Z">
        <w:r>
          <w:rPr>
            <w:rFonts w:hint="eastAsia" w:ascii="Times New Roman" w:hAnsi="Times New Roman" w:cs="Times New Roman"/>
            <w:lang w:val="en-US" w:eastAsia="zh-CN"/>
          </w:rPr>
          <w:t>合并到</w:t>
        </w:r>
      </w:ins>
      <w:ins w:id="1230" w:author="1" w:date="2019-04-01T20:45:34Z">
        <w:r>
          <w:rPr>
            <w:rFonts w:hint="eastAsia" w:ascii="Times New Roman" w:hAnsi="Times New Roman" w:cs="Times New Roman"/>
            <w:lang w:val="en-US" w:eastAsia="zh-CN"/>
          </w:rPr>
          <w:t>的</w:t>
        </w:r>
      </w:ins>
      <w:ins w:id="1231" w:author="1" w:date="2019-04-01T20:45:37Z">
        <w:r>
          <w:rPr>
            <w:rFonts w:hint="eastAsia" w:ascii="Times New Roman" w:hAnsi="Times New Roman" w:cs="Times New Roman"/>
            <w:lang w:val="en-US" w:eastAsia="zh-CN"/>
          </w:rPr>
          <w:t>物理页</w:t>
        </w:r>
      </w:ins>
      <w:ins w:id="1232" w:author="1" w:date="2019-04-01T20:45:38Z">
        <w:r>
          <w:rPr>
            <w:rFonts w:hint="eastAsia" w:ascii="Times New Roman" w:hAnsi="Times New Roman" w:cs="Times New Roman"/>
            <w:lang w:val="en-US" w:eastAsia="zh-CN"/>
          </w:rPr>
          <w:t>的</w:t>
        </w:r>
      </w:ins>
      <w:ins w:id="1233" w:author="1" w:date="2019-04-01T20:45:43Z">
        <w:r>
          <w:rPr>
            <w:rFonts w:hint="eastAsia" w:ascii="Times New Roman" w:hAnsi="Times New Roman" w:cs="Times New Roman"/>
            <w:lang w:val="en-US" w:eastAsia="zh-CN"/>
          </w:rPr>
          <w:t>PageFlag</w:t>
        </w:r>
      </w:ins>
      <w:ins w:id="1234" w:author="1" w:date="2019-04-01T20:46:00Z">
        <w:r>
          <w:rPr>
            <w:rFonts w:hint="eastAsia" w:ascii="Times New Roman" w:hAnsi="Times New Roman" w:cs="Times New Roman"/>
            <w:lang w:val="en-US" w:eastAsia="zh-CN"/>
          </w:rPr>
          <w:t>，</w:t>
        </w:r>
      </w:ins>
      <w:ins w:id="1235" w:author="1" w:date="2019-04-01T20:45:51Z">
        <w:r>
          <w:rPr>
            <w:rFonts w:hint="eastAsia" w:ascii="Times New Roman" w:hAnsi="Times New Roman" w:cs="Times New Roman"/>
            <w:lang w:val="en-US" w:eastAsia="zh-CN"/>
          </w:rPr>
          <w:t>如下</w:t>
        </w:r>
      </w:ins>
      <w:ins w:id="1236" w:author="1" w:date="2019-04-01T20:45:53Z">
        <w:r>
          <w:rPr>
            <w:rFonts w:hint="eastAsia" w:ascii="Times New Roman" w:hAnsi="Times New Roman" w:cs="Times New Roman"/>
            <w:lang w:val="en-US" w:eastAsia="zh-CN"/>
          </w:rPr>
          <w:t>图</w:t>
        </w:r>
      </w:ins>
      <w:ins w:id="1237" w:author="1" w:date="2019-04-01T20:45:54Z">
        <w:r>
          <w:rPr>
            <w:rFonts w:hint="eastAsia" w:ascii="Times New Roman" w:hAnsi="Times New Roman" w:cs="Times New Roman"/>
            <w:lang w:val="en-US" w:eastAsia="zh-CN"/>
          </w:rPr>
          <w:t>所示</w:t>
        </w:r>
      </w:ins>
      <w:ins w:id="1238" w:author="1" w:date="2019-04-01T20:45:56Z">
        <w:r>
          <w:rPr>
            <w:rFonts w:hint="eastAsia" w:ascii="Times New Roman" w:hAnsi="Times New Roman" w:cs="Times New Roman"/>
            <w:lang w:val="en-US" w:eastAsia="zh-CN"/>
          </w:rPr>
          <w:t>。</w:t>
        </w:r>
      </w:ins>
    </w:p>
    <w:p>
      <w:pPr>
        <w:pStyle w:val="23"/>
        <w:ind w:left="0" w:firstLine="0" w:firstLineChars="0"/>
        <w:rPr>
          <w:ins w:id="1240" w:author="1" w:date="2019-06-11T15:32:12Z"/>
          <w:rFonts w:hint="eastAsia" w:ascii="Times New Roman" w:hAnsi="Times New Roman" w:cs="Times New Roman"/>
          <w:lang w:val="en-US" w:eastAsia="zh-CN"/>
        </w:rPr>
        <w:pPrChange w:id="1239" w:author="1" w:date="2019-04-01T20:14:40Z">
          <w:pPr/>
        </w:pPrChange>
      </w:pPr>
      <w:ins w:id="1241" w:author="1" w:date="2019-04-01T20:40:28Z">
        <w:r>
          <w:rPr>
            <w:rFonts w:hint="eastAsia" w:ascii="Times New Roman" w:hAnsi="Times New Roman" w:cs="Times New Roman"/>
            <w:lang w:val="en-US" w:eastAsia="zh-CN"/>
          </w:rPr>
          <w:drawing>
            <wp:inline distT="0" distB="0" distL="114300" distR="114300">
              <wp:extent cx="5273040" cy="3410585"/>
              <wp:effectExtent l="0" t="0" r="3810" b="18415"/>
              <wp:docPr id="27" name="图片 27" descr="securevm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7" name="图片 27" descr="securevm4"/>
                      <pic:cNvPicPr>
                        <a:picLocks noChangeAspect="1"/>
                      </pic:cNvPicPr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3040" cy="34105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>
      <w:pPr>
        <w:pStyle w:val="23"/>
        <w:ind w:left="0" w:firstLine="0" w:firstLineChars="0"/>
        <w:rPr>
          <w:ins w:id="1244" w:author="1" w:date="2019-06-11T15:31:50Z"/>
          <w:rFonts w:hint="default" w:ascii="Times New Roman" w:hAnsi="Times New Roman" w:cs="Times New Roman"/>
          <w:lang w:val="en-US" w:eastAsia="zh-CN"/>
        </w:rPr>
        <w:pPrChange w:id="1243" w:author="1" w:date="2019-04-01T20:14:40Z">
          <w:pPr/>
        </w:pPrChange>
      </w:pPr>
      <w:ins w:id="1245" w:author="1" w:date="2019-06-11T15:32:17Z">
        <w:r>
          <w:rPr>
            <w:rFonts w:hint="eastAsia" w:ascii="Times New Roman" w:hAnsi="Times New Roman" w:cs="Times New Roman"/>
            <w:lang w:val="en-US" w:eastAsia="zh-CN"/>
          </w:rPr>
          <w:t>测试</w:t>
        </w:r>
      </w:ins>
      <w:ins w:id="1246" w:author="1" w:date="2019-06-11T15:32:19Z">
        <w:r>
          <w:rPr>
            <w:rFonts w:hint="eastAsia" w:ascii="Times New Roman" w:hAnsi="Times New Roman" w:cs="Times New Roman"/>
            <w:lang w:val="en-US" w:eastAsia="zh-CN"/>
          </w:rPr>
          <w:t>结果</w:t>
        </w:r>
      </w:ins>
      <w:ins w:id="1247" w:author="1" w:date="2019-06-11T15:32:20Z">
        <w:r>
          <w:rPr>
            <w:rFonts w:hint="eastAsia" w:ascii="Times New Roman" w:hAnsi="Times New Roman" w:cs="Times New Roman"/>
            <w:lang w:val="en-US" w:eastAsia="zh-CN"/>
          </w:rPr>
          <w:t>总结</w:t>
        </w:r>
      </w:ins>
      <w:ins w:id="1248" w:author="1" w:date="2019-06-11T15:32:22Z">
        <w:r>
          <w:rPr>
            <w:rFonts w:hint="eastAsia" w:ascii="Times New Roman" w:hAnsi="Times New Roman" w:cs="Times New Roman"/>
            <w:lang w:val="en-US" w:eastAsia="zh-CN"/>
          </w:rPr>
          <w:t>如下</w:t>
        </w:r>
      </w:ins>
      <w:ins w:id="1249" w:author="1" w:date="2019-06-11T15:32:23Z">
        <w:r>
          <w:rPr>
            <w:rFonts w:hint="eastAsia" w:ascii="Times New Roman" w:hAnsi="Times New Roman" w:cs="Times New Roman"/>
            <w:lang w:val="en-US" w:eastAsia="zh-CN"/>
          </w:rPr>
          <w:t>：</w:t>
        </w:r>
      </w:ins>
    </w:p>
    <w:p>
      <w:pPr>
        <w:pStyle w:val="23"/>
        <w:ind w:left="0" w:firstLine="0" w:firstLineChars="0"/>
        <w:rPr>
          <w:rFonts w:hint="eastAsia" w:ascii="Times New Roman" w:hAnsi="Times New Roman" w:cs="Times New Roman"/>
          <w:lang w:val="en-US" w:eastAsia="zh-CN"/>
        </w:rPr>
        <w:pPrChange w:id="1250" w:author="1" w:date="2019-04-01T20:14:40Z">
          <w:pPr/>
        </w:pPrChange>
      </w:pPr>
      <w:ins w:id="1251" w:author="1" w:date="2019-06-11T15:31:52Z">
        <w:r>
          <w:rPr/>
          <w:drawing>
            <wp:inline distT="0" distB="0" distL="114300" distR="114300">
              <wp:extent cx="5271135" cy="3487420"/>
              <wp:effectExtent l="0" t="0" r="5715" b="17780"/>
              <wp:docPr id="30" name="图片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0" name="图片 30"/>
                      <pic:cNvPicPr>
                        <a:picLocks noChangeAspect="1"/>
                      </pic:cNvPicPr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1135" cy="34874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pStyle w:val="4"/>
        <w:numPr>
          <w:ilvl w:val="1"/>
          <w:numId w:val="2"/>
        </w:numPr>
        <w:ind w:left="567" w:hanging="425"/>
        <w:rPr>
          <w:ins w:id="1253" w:author="juku" w:date="2019-03-06T23:30:00Z"/>
          <w:rFonts w:ascii="Times New Roman" w:hAnsi="Times New Roman" w:cs="Times New Roman"/>
        </w:rPr>
      </w:pPr>
      <w:bookmarkStart w:id="6" w:name="_Toc2757551"/>
      <w:r>
        <w:rPr>
          <w:rFonts w:hint="eastAsia" w:ascii="Times New Roman" w:hAnsi="Times New Roman" w:cs="Times New Roman"/>
        </w:rPr>
        <w:t>性能测试</w:t>
      </w:r>
      <w:bookmarkEnd w:id="6"/>
    </w:p>
    <w:p>
      <w:pPr>
        <w:numPr>
          <w:ilvl w:val="-1"/>
          <w:numId w:val="0"/>
        </w:numPr>
        <w:ind w:left="0" w:firstLine="420" w:firstLineChars="0"/>
        <w:rPr>
          <w:ins w:id="1255" w:author="juku" w:date="2019-03-06T23:30:00Z"/>
          <w:rFonts w:ascii="Times New Roman" w:hAnsi="Times New Roman" w:cs="Times New Roman"/>
          <w:bCs/>
          <w:rPrChange w:id="1256" w:author="juku" w:date="2019-03-18T19:04:00Z">
            <w:rPr>
              <w:ins w:id="1257" w:author="juku" w:date="2019-03-06T23:30:00Z"/>
            </w:rPr>
          </w:rPrChange>
        </w:rPr>
        <w:pPrChange w:id="1254" w:author="1" w:date="2019-04-08T16:47:03Z">
          <w:pPr>
            <w:pStyle w:val="23"/>
            <w:numPr>
              <w:ilvl w:val="0"/>
              <w:numId w:val="2"/>
            </w:numPr>
            <w:ind w:left="425" w:hanging="425" w:firstLineChars="0"/>
          </w:pPr>
        </w:pPrChange>
      </w:pPr>
      <w:ins w:id="1258" w:author="juku" w:date="2019-03-06T23:30:00Z">
        <w:r>
          <w:rPr>
            <w:rFonts w:hint="eastAsia" w:ascii="Times New Roman" w:hAnsi="Times New Roman" w:cs="Times New Roman"/>
            <w:bCs/>
            <w:rPrChange w:id="1259" w:author="juku" w:date="2019-03-18T19:04:00Z">
              <w:rPr>
                <w:rFonts w:hint="eastAsia"/>
              </w:rPr>
            </w:rPrChange>
          </w:rPr>
          <w:t>系统包含三大模块，安全执行环境的创建，虚拟机与</w:t>
        </w:r>
      </w:ins>
      <w:ins w:id="1260" w:author="juku" w:date="2019-03-06T23:31:00Z">
        <w:r>
          <w:rPr>
            <w:rFonts w:ascii="Times New Roman" w:hAnsi="Times New Roman" w:cs="Times New Roman"/>
            <w:bCs/>
          </w:rPr>
          <w:t>Hypervisor</w:t>
        </w:r>
      </w:ins>
      <w:ins w:id="1261" w:author="juku" w:date="2019-03-06T23:30:00Z">
        <w:r>
          <w:rPr>
            <w:rFonts w:hint="eastAsia" w:ascii="Times New Roman" w:hAnsi="Times New Roman" w:cs="Times New Roman"/>
            <w:bCs/>
            <w:rPrChange w:id="1262" w:author="juku" w:date="2019-03-18T19:04:00Z">
              <w:rPr>
                <w:rFonts w:hint="eastAsia"/>
              </w:rPr>
            </w:rPrChange>
          </w:rPr>
          <w:t>交互关键数据监控，以及虚拟机内存隔离。安全执行环境的创建理论上并不需要大量的操作，也不会带来大量的性能开销，但是环境切换的过程会因为挂钩函数数量的多少，挂钩函数的使用频率受到影响。虚拟机与</w:t>
        </w:r>
      </w:ins>
      <w:ins w:id="1263" w:author="juku" w:date="2019-03-06T23:31:00Z">
        <w:r>
          <w:rPr>
            <w:rFonts w:ascii="Times New Roman" w:hAnsi="Times New Roman" w:cs="Times New Roman"/>
            <w:bCs/>
          </w:rPr>
          <w:t>Hypervisor</w:t>
        </w:r>
      </w:ins>
      <w:ins w:id="1264" w:author="juku" w:date="2019-03-06T23:30:00Z">
        <w:r>
          <w:rPr>
            <w:rFonts w:hint="eastAsia" w:ascii="Times New Roman" w:hAnsi="Times New Roman" w:cs="Times New Roman"/>
            <w:bCs/>
            <w:rPrChange w:id="1265" w:author="juku" w:date="2019-03-18T19:04:00Z">
              <w:rPr>
                <w:rFonts w:hint="eastAsia"/>
              </w:rPr>
            </w:rPrChange>
          </w:rPr>
          <w:t>交互关键数据的监控模块中由于</w:t>
        </w:r>
      </w:ins>
      <w:ins w:id="1266" w:author="juku" w:date="2019-03-06T23:30:00Z">
        <w:r>
          <w:rPr>
            <w:rFonts w:ascii="Times New Roman" w:hAnsi="Times New Roman" w:cs="Times New Roman"/>
            <w:bCs/>
            <w:rPrChange w:id="1267" w:author="juku" w:date="2019-03-18T19:04:00Z">
              <w:rPr/>
            </w:rPrChange>
          </w:rPr>
          <w:t>VMCS</w:t>
        </w:r>
      </w:ins>
      <w:ins w:id="1268" w:author="juku" w:date="2019-03-06T23:30:00Z">
        <w:r>
          <w:rPr>
            <w:rFonts w:hint="eastAsia" w:ascii="Times New Roman" w:hAnsi="Times New Roman" w:cs="Times New Roman"/>
            <w:bCs/>
            <w:rPrChange w:id="1269" w:author="juku" w:date="2019-03-18T19:04:00Z">
              <w:rPr>
                <w:rFonts w:hint="eastAsia"/>
              </w:rPr>
            </w:rPrChange>
          </w:rPr>
          <w:t>和</w:t>
        </w:r>
      </w:ins>
      <w:ins w:id="1270" w:author="juku" w:date="2019-03-06T23:30:00Z">
        <w:r>
          <w:rPr>
            <w:rFonts w:ascii="Times New Roman" w:hAnsi="Times New Roman" w:cs="Times New Roman"/>
            <w:bCs/>
            <w:rPrChange w:id="1271" w:author="juku" w:date="2019-03-18T19:04:00Z">
              <w:rPr/>
            </w:rPrChange>
          </w:rPr>
          <w:t>EPT</w:t>
        </w:r>
      </w:ins>
      <w:ins w:id="1272" w:author="juku" w:date="2019-03-06T23:30:00Z">
        <w:r>
          <w:rPr>
            <w:rFonts w:hint="eastAsia" w:ascii="Times New Roman" w:hAnsi="Times New Roman" w:cs="Times New Roman"/>
            <w:bCs/>
            <w:rPrChange w:id="1273" w:author="juku" w:date="2019-03-18T19:04:00Z">
              <w:rPr>
                <w:rFonts w:hint="eastAsia"/>
              </w:rPr>
            </w:rPrChange>
          </w:rPr>
          <w:t>是被存储在</w:t>
        </w:r>
      </w:ins>
      <w:ins w:id="1274" w:author="juku" w:date="2019-03-06T23:30:00Z">
        <w:r>
          <w:rPr>
            <w:rFonts w:ascii="Times New Roman" w:hAnsi="Times New Roman" w:cs="Times New Roman"/>
            <w:bCs/>
            <w:rPrChange w:id="1275" w:author="juku" w:date="2019-03-18T19:04:00Z">
              <w:rPr/>
            </w:rPrChange>
          </w:rPr>
          <w:t>HW</w:t>
        </w:r>
      </w:ins>
      <w:ins w:id="1276" w:author="juku" w:date="2019-03-06T23:30:00Z">
        <w:r>
          <w:rPr>
            <w:rFonts w:hint="eastAsia" w:ascii="Times New Roman" w:hAnsi="Times New Roman" w:cs="Times New Roman"/>
            <w:bCs/>
            <w:rPrChange w:id="1277" w:author="juku" w:date="2019-03-18T19:04:00Z">
              <w:rPr>
                <w:rFonts w:hint="eastAsia"/>
              </w:rPr>
            </w:rPrChange>
          </w:rPr>
          <w:t>中，访问这两个关键数据结构体的操作越频繁，那么会导致过多的环境切换，从而带来一定性能开销。同时访问</w:t>
        </w:r>
      </w:ins>
      <w:ins w:id="1278" w:author="juku" w:date="2019-03-06T23:30:00Z">
        <w:r>
          <w:rPr>
            <w:rFonts w:ascii="Times New Roman" w:hAnsi="Times New Roman" w:cs="Times New Roman"/>
            <w:bCs/>
            <w:rPrChange w:id="1279" w:author="juku" w:date="2019-03-18T19:04:00Z">
              <w:rPr/>
            </w:rPrChange>
          </w:rPr>
          <w:t>VMCS</w:t>
        </w:r>
      </w:ins>
      <w:ins w:id="1280" w:author="juku" w:date="2019-03-06T23:30:00Z">
        <w:r>
          <w:rPr>
            <w:rFonts w:hint="eastAsia" w:ascii="Times New Roman" w:hAnsi="Times New Roman" w:cs="Times New Roman"/>
            <w:bCs/>
            <w:rPrChange w:id="1281" w:author="juku" w:date="2019-03-18T19:04:00Z">
              <w:rPr>
                <w:rFonts w:hint="eastAsia"/>
              </w:rPr>
            </w:rPrChange>
          </w:rPr>
          <w:t>和</w:t>
        </w:r>
      </w:ins>
      <w:ins w:id="1282" w:author="juku" w:date="2019-03-06T23:30:00Z">
        <w:r>
          <w:rPr>
            <w:rFonts w:ascii="Times New Roman" w:hAnsi="Times New Roman" w:cs="Times New Roman"/>
            <w:bCs/>
            <w:rPrChange w:id="1283" w:author="juku" w:date="2019-03-18T19:04:00Z">
              <w:rPr/>
            </w:rPrChange>
          </w:rPr>
          <w:t>EPT</w:t>
        </w:r>
      </w:ins>
      <w:ins w:id="1284" w:author="juku" w:date="2019-03-06T23:30:00Z">
        <w:r>
          <w:rPr>
            <w:rFonts w:hint="eastAsia" w:ascii="Times New Roman" w:hAnsi="Times New Roman" w:cs="Times New Roman"/>
            <w:bCs/>
            <w:rPrChange w:id="1285" w:author="juku" w:date="2019-03-18T19:04:00Z">
              <w:rPr>
                <w:rFonts w:hint="eastAsia"/>
              </w:rPr>
            </w:rPrChange>
          </w:rPr>
          <w:t>的操作主要是虚拟机进入和退出，虚拟机内存缺页访问操作。虚拟机内存隔离功能模块会在物理页被分配时访问</w:t>
        </w:r>
      </w:ins>
      <w:ins w:id="1286" w:author="juku" w:date="2019-03-06T23:31:00Z">
        <w:r>
          <w:rPr>
            <w:rFonts w:ascii="Times New Roman" w:hAnsi="Times New Roman" w:cs="Times New Roman"/>
            <w:bCs/>
          </w:rPr>
          <w:t>Page</w:t>
        </w:r>
      </w:ins>
      <w:ins w:id="1287" w:author="juku" w:date="2019-03-06T23:30:00Z">
        <w:r>
          <w:rPr>
            <w:rFonts w:ascii="Times New Roman" w:hAnsi="Times New Roman" w:cs="Times New Roman"/>
            <w:bCs/>
            <w:rPrChange w:id="1288" w:author="juku" w:date="2019-03-18T19:04:00Z">
              <w:rPr/>
            </w:rPrChange>
          </w:rPr>
          <w:t xml:space="preserve"> </w:t>
        </w:r>
      </w:ins>
      <w:ins w:id="1289" w:author="juku" w:date="2019-03-06T23:31:00Z">
        <w:r>
          <w:rPr>
            <w:rFonts w:ascii="Times New Roman" w:hAnsi="Times New Roman" w:cs="Times New Roman"/>
            <w:bCs/>
          </w:rPr>
          <w:t>M</w:t>
        </w:r>
      </w:ins>
      <w:ins w:id="1290" w:author="juku" w:date="2019-03-06T23:30:00Z">
        <w:r>
          <w:rPr>
            <w:rFonts w:ascii="Times New Roman" w:hAnsi="Times New Roman" w:cs="Times New Roman"/>
            <w:bCs/>
            <w:rPrChange w:id="1291" w:author="juku" w:date="2019-03-18T19:04:00Z">
              <w:rPr/>
            </w:rPrChange>
          </w:rPr>
          <w:t xml:space="preserve">ark </w:t>
        </w:r>
      </w:ins>
      <w:ins w:id="1292" w:author="juku" w:date="2019-03-06T23:30:00Z">
        <w:r>
          <w:rPr>
            <w:rFonts w:hint="eastAsia" w:ascii="Times New Roman" w:hAnsi="Times New Roman" w:cs="Times New Roman"/>
            <w:bCs/>
            <w:rPrChange w:id="1293" w:author="juku" w:date="2019-03-18T19:04:00Z">
              <w:rPr>
                <w:rFonts w:hint="eastAsia"/>
              </w:rPr>
            </w:rPrChange>
          </w:rPr>
          <w:t>表和</w:t>
        </w:r>
      </w:ins>
      <w:ins w:id="1294" w:author="juku" w:date="2019-03-06T23:31:00Z">
        <w:r>
          <w:rPr>
            <w:rFonts w:ascii="Times New Roman" w:hAnsi="Times New Roman" w:cs="Times New Roman"/>
            <w:bCs/>
          </w:rPr>
          <w:t>VM</w:t>
        </w:r>
      </w:ins>
      <w:ins w:id="1295" w:author="juku" w:date="2019-03-06T23:30:00Z">
        <w:r>
          <w:rPr>
            <w:rFonts w:ascii="Times New Roman" w:hAnsi="Times New Roman" w:cs="Times New Roman"/>
            <w:bCs/>
            <w:rPrChange w:id="1296" w:author="juku" w:date="2019-03-18T19:04:00Z">
              <w:rPr/>
            </w:rPrChange>
          </w:rPr>
          <w:t xml:space="preserve"> </w:t>
        </w:r>
      </w:ins>
      <w:ins w:id="1297" w:author="juku" w:date="2019-03-06T23:31:00Z">
        <w:r>
          <w:rPr>
            <w:rFonts w:ascii="Times New Roman" w:hAnsi="Times New Roman" w:cs="Times New Roman"/>
            <w:bCs/>
          </w:rPr>
          <w:t>M</w:t>
        </w:r>
      </w:ins>
      <w:ins w:id="1298" w:author="juku" w:date="2019-03-06T23:30:00Z">
        <w:r>
          <w:rPr>
            <w:rFonts w:ascii="Times New Roman" w:hAnsi="Times New Roman" w:cs="Times New Roman"/>
            <w:bCs/>
            <w:rPrChange w:id="1299" w:author="juku" w:date="2019-03-18T19:04:00Z">
              <w:rPr/>
            </w:rPrChange>
          </w:rPr>
          <w:t>ark</w:t>
        </w:r>
      </w:ins>
      <w:ins w:id="1300" w:author="juku" w:date="2019-03-06T23:30:00Z">
        <w:r>
          <w:rPr>
            <w:rFonts w:hint="eastAsia" w:ascii="Times New Roman" w:hAnsi="Times New Roman" w:cs="Times New Roman"/>
            <w:bCs/>
            <w:rPrChange w:id="1301" w:author="juku" w:date="2019-03-18T19:04:00Z">
              <w:rPr>
                <w:rFonts w:hint="eastAsia"/>
              </w:rPr>
            </w:rPrChange>
          </w:rPr>
          <w:t>表，过多的内存分配会导致过度地访问这两个表，从而带来一定的性能开销。</w:t>
        </w:r>
      </w:ins>
    </w:p>
    <w:p>
      <w:pPr>
        <w:numPr>
          <w:ilvl w:val="-1"/>
          <w:numId w:val="0"/>
        </w:numPr>
        <w:ind w:left="0" w:firstLine="420"/>
        <w:rPr>
          <w:rFonts w:ascii="Times New Roman" w:hAnsi="Times New Roman" w:cs="Times New Roman"/>
        </w:rPr>
        <w:pPrChange w:id="1302" w:author="1" w:date="2019-04-08T16:47:21Z">
          <w:pPr>
            <w:pStyle w:val="4"/>
            <w:numPr>
              <w:ilvl w:val="1"/>
              <w:numId w:val="2"/>
            </w:numPr>
            <w:ind w:left="567" w:hanging="425"/>
          </w:pPr>
        </w:pPrChange>
      </w:pPr>
      <w:ins w:id="1303" w:author="juku" w:date="2019-03-06T23:30:00Z">
        <w:r>
          <w:rPr>
            <w:rFonts w:hint="eastAsia" w:ascii="Times New Roman" w:hAnsi="Times New Roman" w:cs="Times New Roman"/>
            <w:bCs/>
            <w:rPrChange w:id="1304" w:author="juku" w:date="2019-03-18T19:04:00Z">
              <w:rPr>
                <w:rFonts w:hint="eastAsia"/>
              </w:rPr>
            </w:rPrChange>
          </w:rPr>
          <w:t>根据上述分析，对环境切换、虚拟机与</w:t>
        </w:r>
      </w:ins>
      <w:ins w:id="1305" w:author="juku" w:date="2019-03-06T23:31:00Z">
        <w:r>
          <w:rPr>
            <w:rFonts w:ascii="Times New Roman" w:hAnsi="Times New Roman" w:cs="Times New Roman"/>
            <w:bCs/>
          </w:rPr>
          <w:t>H</w:t>
        </w:r>
      </w:ins>
      <w:ins w:id="1306" w:author="juku" w:date="2019-03-06T23:30:00Z">
        <w:r>
          <w:rPr>
            <w:rFonts w:ascii="Times New Roman" w:hAnsi="Times New Roman" w:cs="Times New Roman"/>
            <w:bCs/>
            <w:rPrChange w:id="1307" w:author="juku" w:date="2019-03-18T19:04:00Z">
              <w:rPr/>
            </w:rPrChange>
          </w:rPr>
          <w:t>ypervisor</w:t>
        </w:r>
      </w:ins>
      <w:ins w:id="1308" w:author="juku" w:date="2019-03-06T23:30:00Z">
        <w:r>
          <w:rPr>
            <w:rFonts w:hint="eastAsia" w:ascii="Times New Roman" w:hAnsi="Times New Roman" w:cs="Times New Roman"/>
            <w:bCs/>
            <w:rPrChange w:id="1309" w:author="juku" w:date="2019-03-18T19:04:00Z">
              <w:rPr>
                <w:rFonts w:hint="eastAsia"/>
              </w:rPr>
            </w:rPrChange>
          </w:rPr>
          <w:t>的安全切换、内存分配三个角度进行性能分析。由于这三种功能无法被直接测试，本文通过</w:t>
        </w:r>
      </w:ins>
      <w:ins w:id="1310" w:author="juku" w:date="2019-03-06T23:32:00Z">
        <w:r>
          <w:rPr>
            <w:rFonts w:hint="eastAsia" w:ascii="Times New Roman" w:hAnsi="Times New Roman" w:cs="Times New Roman"/>
            <w:bCs/>
          </w:rPr>
          <w:t>基准测试集和</w:t>
        </w:r>
      </w:ins>
      <w:ins w:id="1311" w:author="juku" w:date="2019-03-06T23:30:00Z">
        <w:r>
          <w:rPr>
            <w:rFonts w:hint="eastAsia" w:ascii="Times New Roman" w:hAnsi="Times New Roman" w:cs="Times New Roman"/>
            <w:bCs/>
            <w:rPrChange w:id="1312" w:author="juku" w:date="2019-03-18T19:04:00Z">
              <w:rPr>
                <w:rFonts w:hint="eastAsia"/>
              </w:rPr>
            </w:rPrChange>
          </w:rPr>
          <w:t>虚拟机启动</w:t>
        </w:r>
      </w:ins>
      <w:ins w:id="1313" w:author="juku" w:date="2019-03-06T23:32:00Z">
        <w:r>
          <w:rPr>
            <w:rFonts w:hint="eastAsia" w:ascii="Times New Roman" w:hAnsi="Times New Roman" w:cs="Times New Roman"/>
            <w:bCs/>
          </w:rPr>
          <w:t>时间</w:t>
        </w:r>
      </w:ins>
      <w:ins w:id="1314" w:author="juku" w:date="2019-03-06T23:30:00Z">
        <w:r>
          <w:rPr>
            <w:rFonts w:hint="eastAsia" w:ascii="Times New Roman" w:hAnsi="Times New Roman" w:cs="Times New Roman"/>
            <w:bCs/>
            <w:rPrChange w:id="1315" w:author="juku" w:date="2019-03-18T19:04:00Z">
              <w:rPr>
                <w:rFonts w:hint="eastAsia"/>
              </w:rPr>
            </w:rPrChange>
          </w:rPr>
          <w:t>来</w:t>
        </w:r>
      </w:ins>
      <w:ins w:id="1316" w:author="juku" w:date="2019-03-06T23:32:00Z">
        <w:r>
          <w:rPr>
            <w:rFonts w:hint="eastAsia" w:ascii="Times New Roman" w:hAnsi="Times New Roman" w:cs="Times New Roman"/>
            <w:bCs/>
          </w:rPr>
          <w:t>确定</w:t>
        </w:r>
      </w:ins>
      <w:ins w:id="1317" w:author="juku" w:date="2019-03-06T23:31:00Z">
        <w:r>
          <w:rPr>
            <w:rFonts w:ascii="Times New Roman" w:hAnsi="Times New Roman" w:cs="Times New Roman"/>
            <w:bCs/>
          </w:rPr>
          <w:t>HyperMI</w:t>
        </w:r>
      </w:ins>
      <w:ins w:id="1318" w:author="juku" w:date="2019-03-06T23:30:00Z">
        <w:r>
          <w:rPr>
            <w:rFonts w:hint="eastAsia" w:ascii="Times New Roman" w:hAnsi="Times New Roman" w:cs="Times New Roman"/>
            <w:bCs/>
            <w:rPrChange w:id="1319" w:author="juku" w:date="2019-03-18T19:04:00Z">
              <w:rPr>
                <w:rFonts w:hint="eastAsia"/>
              </w:rPr>
            </w:rPrChange>
          </w:rPr>
          <w:t>在这三个功能上引入的性能开销。</w:t>
        </w:r>
      </w:ins>
    </w:p>
    <w:p>
      <w:pPr>
        <w:pStyle w:val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3.2.1</w:t>
      </w:r>
      <w:r>
        <w:rPr>
          <w:rFonts w:hint="eastAsia" w:ascii="Times New Roman" w:hAnsi="Times New Roman" w:cs="Times New Roman"/>
        </w:rPr>
        <w:t>测试用例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【主要说明测试的步骤及操作】</w:t>
      </w:r>
    </w:p>
    <w:p>
      <w:pPr>
        <w:ind w:firstLine="420"/>
        <w:rPr>
          <w:rFonts w:ascii="Times New Roman" w:hAnsi="Times New Roman" w:cs="Times New Roman"/>
        </w:rPr>
        <w:pPrChange w:id="1320" w:author="juku" w:date="2019-03-07T00:05:00Z">
          <w:pPr/>
        </w:pPrChange>
      </w:pPr>
      <w:r>
        <w:rPr>
          <w:rFonts w:hint="eastAsia" w:ascii="Times New Roman" w:hAnsi="Times New Roman" w:cs="Times New Roman"/>
        </w:rPr>
        <w:t>三种功能的性能开销平均小于</w:t>
      </w:r>
      <w:ins w:id="1321" w:author="juku" w:date="2019-03-06T23:52:00Z">
        <w:r>
          <w:rPr>
            <w:rFonts w:hint="eastAsia" w:ascii="Times New Roman" w:hAnsi="Times New Roman" w:cs="Times New Roman"/>
          </w:rPr>
          <w:t>原系统的</w:t>
        </w:r>
      </w:ins>
      <w:ins w:id="1322" w:author="juku" w:date="2019-03-06T23:52:00Z">
        <w:r>
          <w:rPr>
            <w:rFonts w:ascii="Times New Roman" w:hAnsi="Times New Roman" w:cs="Times New Roman"/>
          </w:rPr>
          <w:t>1</w:t>
        </w:r>
      </w:ins>
      <w:del w:id="1323" w:author="1" w:date="2019-04-01T20:08:29Z">
        <w:r>
          <w:rPr>
            <w:rFonts w:ascii="Times New Roman" w:hAnsi="Times New Roman" w:cs="Times New Roman"/>
          </w:rPr>
          <w:delText>1</w:delText>
        </w:r>
      </w:del>
      <w:r>
        <w:rPr>
          <w:rFonts w:ascii="Times New Roman" w:hAnsi="Times New Roman" w:cs="Times New Roman"/>
        </w:rPr>
        <w:t>0%</w:t>
      </w:r>
      <w:r>
        <w:rPr>
          <w:rFonts w:hint="eastAsia" w:ascii="Times New Roman" w:hAnsi="Times New Roman" w:cs="Times New Roman"/>
        </w:rPr>
        <w:t>。使用微观测试工具集，</w:t>
      </w:r>
      <w:bookmarkStart w:id="7" w:name="_Hlk2810061"/>
      <w:r>
        <w:rPr>
          <w:rFonts w:ascii="Times New Roman" w:hAnsi="Times New Roman" w:cs="Times New Roman"/>
        </w:rPr>
        <w:t>SPEC CPU</w:t>
      </w:r>
      <w:bookmarkEnd w:id="7"/>
      <w:ins w:id="1324" w:author="juku" w:date="2019-03-06T23:52:00Z">
        <w:r>
          <w:rPr>
            <w:rFonts w:hint="eastAsia" w:ascii="Times New Roman" w:hAnsi="Times New Roman" w:cs="Times New Roman"/>
          </w:rPr>
          <w:t>和</w:t>
        </w:r>
      </w:ins>
      <w:ins w:id="1325" w:author="juku" w:date="2019-03-06T23:52:00Z">
        <w:r>
          <w:rPr>
            <w:rFonts w:ascii="Times New Roman" w:hAnsi="Times New Roman" w:cs="Times New Roman"/>
          </w:rPr>
          <w:t>bonnie++</w:t>
        </w:r>
      </w:ins>
      <w:r>
        <w:rPr>
          <w:rFonts w:hint="eastAsia" w:ascii="Times New Roman" w:hAnsi="Times New Roman" w:cs="Times New Roman"/>
        </w:rPr>
        <w:t>进行测试。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测试步骤：</w:t>
      </w:r>
    </w:p>
    <w:p>
      <w:pPr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使用</w:t>
      </w:r>
      <w:ins w:id="1326" w:author="juku" w:date="2019-03-07T00:14:00Z">
        <w:r>
          <w:rPr>
            <w:rFonts w:ascii="Times New Roman" w:hAnsi="Times New Roman" w:cs="Times New Roman"/>
          </w:rPr>
          <w:t xml:space="preserve">SPEC CPU </w:t>
        </w:r>
      </w:ins>
      <w:ins w:id="1327" w:author="juku" w:date="2019-03-07T00:02:00Z">
        <w:r>
          <w:rPr>
            <w:rFonts w:ascii="Times New Roman" w:hAnsi="Times New Roman" w:cs="Times New Roman"/>
          </w:rPr>
          <w:t>2006</w:t>
        </w:r>
      </w:ins>
      <w:r>
        <w:rPr>
          <w:rFonts w:hint="eastAsia" w:ascii="Times New Roman" w:hAnsi="Times New Roman" w:cs="Times New Roman"/>
        </w:rPr>
        <w:t>测试工具测</w:t>
      </w:r>
      <w:r>
        <w:rPr>
          <w:rFonts w:ascii="Times New Roman" w:hAnsi="Times New Roman" w:cs="Times New Roman"/>
        </w:rPr>
        <w:t>50</w:t>
      </w:r>
      <w:r>
        <w:rPr>
          <w:rFonts w:hint="eastAsia" w:ascii="Times New Roman" w:hAnsi="Times New Roman" w:cs="Times New Roman"/>
        </w:rPr>
        <w:t>次，将结果进行平均化。</w:t>
      </w:r>
    </w:p>
    <w:p>
      <w:pPr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编译运行测试代码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widowControl/>
              <w:spacing w:beforeAutospacing="0" w:after="150" w:afterAutospacing="0" w:line="378" w:lineRule="atLeast"/>
              <w:jc w:val="both"/>
              <w:rPr>
                <w:rFonts w:ascii="Times New Roman" w:hAnsi="Times New Roman"/>
                <w:kern w:val="2"/>
              </w:rPr>
            </w:pPr>
            <w:r>
              <w:rPr>
                <w:rFonts w:ascii="Times New Roman" w:hAnsi="Times New Roman"/>
                <w:kern w:val="2"/>
              </w:rPr>
              <w:t>cd /root/cpu2006/</w:t>
            </w:r>
          </w:p>
          <w:p>
            <w:pPr>
              <w:pStyle w:val="13"/>
              <w:widowControl/>
              <w:spacing w:beforeAutospacing="0" w:after="150" w:afterAutospacing="0" w:line="378" w:lineRule="atLeast"/>
              <w:jc w:val="both"/>
              <w:rPr>
                <w:rFonts w:ascii="Times New Roman" w:hAnsi="Times New Roman"/>
                <w:kern w:val="2"/>
              </w:rPr>
            </w:pPr>
            <w:r>
              <w:rPr>
                <w:rFonts w:ascii="Times New Roman" w:hAnsi="Times New Roman"/>
                <w:kern w:val="2"/>
              </w:rPr>
              <w:t>./install.sh</w:t>
            </w:r>
          </w:p>
          <w:p>
            <w:pPr>
              <w:pStyle w:val="13"/>
              <w:widowControl/>
              <w:spacing w:beforeAutospacing="0" w:after="150" w:afterAutospacing="0" w:line="378" w:lineRule="atLeast"/>
              <w:jc w:val="both"/>
              <w:rPr>
                <w:rFonts w:ascii="Times New Roman" w:hAnsi="Times New Roman"/>
                <w:kern w:val="2"/>
              </w:rPr>
            </w:pPr>
            <w:r>
              <w:rPr>
                <w:rFonts w:ascii="Times New Roman" w:hAnsi="Times New Roman"/>
                <w:kern w:val="2"/>
              </w:rPr>
              <w:t>echo "starting SPECCPU2006 at $(date)"</w:t>
            </w:r>
          </w:p>
          <w:p>
            <w:pPr>
              <w:pStyle w:val="13"/>
              <w:widowControl/>
              <w:spacing w:beforeAutospacing="0" w:after="150" w:afterAutospacing="0" w:line="378" w:lineRule="atLeast"/>
              <w:jc w:val="both"/>
              <w:rPr>
                <w:rFonts w:ascii="Times New Roman" w:hAnsi="Times New Roman"/>
                <w:kern w:val="2"/>
              </w:rPr>
            </w:pPr>
            <w:r>
              <w:rPr>
                <w:rFonts w:ascii="Times New Roman" w:hAnsi="Times New Roman"/>
                <w:kern w:val="2"/>
              </w:rPr>
              <w:t>source shrc</w:t>
            </w:r>
          </w:p>
          <w:p>
            <w:pPr>
              <w:pStyle w:val="13"/>
              <w:widowControl/>
              <w:spacing w:beforeAutospacing="0" w:after="150" w:afterAutospacing="0" w:line="378" w:lineRule="atLeast"/>
              <w:jc w:val="both"/>
              <w:rPr>
                <w:rFonts w:ascii="Times New Roman" w:hAnsi="Times New Roman"/>
                <w:kern w:val="2"/>
              </w:rPr>
            </w:pPr>
            <w:r>
              <w:rPr>
                <w:rFonts w:ascii="Times New Roman" w:hAnsi="Times New Roman"/>
                <w:kern w:val="2"/>
              </w:rPr>
              <w:t>bin/runspec --action=validate -o all -r 4 -c \ Example-linux64-amd64-gcc43.cfg all</w:t>
            </w:r>
          </w:p>
          <w:p>
            <w:pPr>
              <w:pStyle w:val="13"/>
              <w:widowControl/>
              <w:spacing w:beforeAutospacing="0" w:after="150" w:afterAutospacing="0" w:line="378" w:lineRule="atLeast"/>
              <w:jc w:val="both"/>
              <w:rPr>
                <w:rFonts w:ascii="Times New Roman" w:hAnsi="Times New Roman"/>
                <w:kern w:val="2"/>
              </w:rPr>
            </w:pPr>
            <w:r>
              <w:rPr>
                <w:rFonts w:ascii="Times New Roman" w:hAnsi="Times New Roman"/>
                <w:kern w:val="2"/>
              </w:rPr>
              <w:t>echo "SPECCPU2006 ends at $(date)"</w:t>
            </w:r>
          </w:p>
          <w:p>
            <w:pPr>
              <w:pStyle w:val="13"/>
              <w:widowControl/>
              <w:shd w:val="clear" w:color="auto" w:fill="FFFFFF"/>
              <w:spacing w:beforeAutospacing="0" w:after="150" w:afterAutospacing="0" w:line="378" w:lineRule="atLeast"/>
              <w:jc w:val="both"/>
              <w:rPr>
                <w:rFonts w:ascii="Times New Roman" w:hAnsi="Times New Roman"/>
                <w:color w:val="FF0000"/>
              </w:rPr>
            </w:pPr>
            <w:r>
              <w:rPr>
                <w:rFonts w:hint="eastAsia" w:ascii="Times New Roman" w:hAnsi="Times New Roman"/>
                <w:kern w:val="2"/>
              </w:rPr>
              <w:t>本次示例中</w:t>
            </w:r>
            <w:r>
              <w:rPr>
                <w:rFonts w:ascii="Times New Roman" w:hAnsi="Times New Roman"/>
                <w:kern w:val="2"/>
              </w:rPr>
              <w:t>runspec</w:t>
            </w:r>
            <w:r>
              <w:rPr>
                <w:rFonts w:hint="eastAsia" w:ascii="Times New Roman" w:hAnsi="Times New Roman"/>
                <w:kern w:val="2"/>
              </w:rPr>
              <w:t>脚本用到的参数中，</w:t>
            </w:r>
            <w:r>
              <w:rPr>
                <w:rFonts w:ascii="Times New Roman" w:hAnsi="Times New Roman"/>
                <w:kern w:val="2"/>
              </w:rPr>
              <w:t>--action=validate</w:t>
            </w:r>
            <w:r>
              <w:rPr>
                <w:rFonts w:hint="eastAsia" w:ascii="Times New Roman" w:hAnsi="Times New Roman"/>
                <w:kern w:val="2"/>
              </w:rPr>
              <w:t>表示执行</w:t>
            </w:r>
            <w:r>
              <w:rPr>
                <w:rFonts w:ascii="Times New Roman" w:hAnsi="Times New Roman"/>
                <w:kern w:val="2"/>
              </w:rPr>
              <w:t>validate</w:t>
            </w:r>
            <w:r>
              <w:rPr>
                <w:rFonts w:hint="eastAsia" w:ascii="Times New Roman" w:hAnsi="Times New Roman"/>
                <w:kern w:val="2"/>
              </w:rPr>
              <w:t>这个测试行为（包括编译、执行、结果检查、生成报告等步骤），</w:t>
            </w:r>
            <w:r>
              <w:rPr>
                <w:rFonts w:ascii="Times New Roman" w:hAnsi="Times New Roman"/>
                <w:kern w:val="2"/>
              </w:rPr>
              <w:t>-o all</w:t>
            </w:r>
            <w:r>
              <w:rPr>
                <w:rFonts w:hint="eastAsia" w:ascii="Times New Roman" w:hAnsi="Times New Roman"/>
                <w:kern w:val="2"/>
              </w:rPr>
              <w:t>表示输出测试报告的文件格式为尽可能多的格式（包括</w:t>
            </w:r>
            <w:r>
              <w:rPr>
                <w:rFonts w:ascii="Times New Roman" w:hAnsi="Times New Roman"/>
                <w:kern w:val="2"/>
              </w:rPr>
              <w:t>html</w:t>
            </w:r>
            <w:r>
              <w:rPr>
                <w:rFonts w:hint="eastAsia" w:ascii="Times New Roman" w:hAnsi="Times New Roman"/>
                <w:kern w:val="2"/>
              </w:rPr>
              <w:t>、</w:t>
            </w:r>
            <w:r>
              <w:rPr>
                <w:rFonts w:ascii="Times New Roman" w:hAnsi="Times New Roman"/>
                <w:kern w:val="2"/>
              </w:rPr>
              <w:t>pdf</w:t>
            </w:r>
            <w:r>
              <w:rPr>
                <w:rFonts w:hint="eastAsia" w:ascii="Times New Roman" w:hAnsi="Times New Roman"/>
                <w:kern w:val="2"/>
              </w:rPr>
              <w:t>、</w:t>
            </w:r>
            <w:r>
              <w:rPr>
                <w:rFonts w:ascii="Times New Roman" w:hAnsi="Times New Roman"/>
                <w:kern w:val="2"/>
              </w:rPr>
              <w:t>text</w:t>
            </w:r>
            <w:r>
              <w:rPr>
                <w:rFonts w:hint="eastAsia" w:ascii="Times New Roman" w:hAnsi="Times New Roman"/>
                <w:kern w:val="2"/>
              </w:rPr>
              <w:t>、</w:t>
            </w:r>
            <w:r>
              <w:rPr>
                <w:rFonts w:ascii="Times New Roman" w:hAnsi="Times New Roman"/>
                <w:kern w:val="2"/>
              </w:rPr>
              <w:t>csv</w:t>
            </w:r>
            <w:r>
              <w:rPr>
                <w:rFonts w:hint="eastAsia" w:ascii="Times New Roman" w:hAnsi="Times New Roman"/>
                <w:kern w:val="2"/>
              </w:rPr>
              <w:t>、</w:t>
            </w:r>
            <w:r>
              <w:rPr>
                <w:rFonts w:ascii="Times New Roman" w:hAnsi="Times New Roman"/>
                <w:kern w:val="2"/>
              </w:rPr>
              <w:t>raw</w:t>
            </w:r>
            <w:r>
              <w:rPr>
                <w:rFonts w:hint="eastAsia" w:ascii="Times New Roman" w:hAnsi="Times New Roman"/>
                <w:kern w:val="2"/>
              </w:rPr>
              <w:t>等），</w:t>
            </w:r>
            <w:r>
              <w:rPr>
                <w:rFonts w:ascii="Times New Roman" w:hAnsi="Times New Roman"/>
                <w:kern w:val="2"/>
              </w:rPr>
              <w:t>-r 4</w:t>
            </w:r>
            <w:r>
              <w:rPr>
                <w:rFonts w:hint="eastAsia" w:ascii="Times New Roman" w:hAnsi="Times New Roman"/>
                <w:kern w:val="2"/>
              </w:rPr>
              <w:t>（等价于</w:t>
            </w:r>
            <w:r>
              <w:rPr>
                <w:rFonts w:ascii="Times New Roman" w:hAnsi="Times New Roman"/>
                <w:kern w:val="2"/>
              </w:rPr>
              <w:t>--rate --copies 4</w:t>
            </w:r>
            <w:r>
              <w:rPr>
                <w:rFonts w:hint="eastAsia" w:ascii="Times New Roman" w:hAnsi="Times New Roman"/>
                <w:kern w:val="2"/>
              </w:rPr>
              <w:t>）表示本次将会使用</w:t>
            </w:r>
            <w:r>
              <w:rPr>
                <w:rFonts w:ascii="Times New Roman" w:hAnsi="Times New Roman"/>
                <w:kern w:val="2"/>
              </w:rPr>
              <w:t>4</w:t>
            </w:r>
            <w:r>
              <w:rPr>
                <w:rFonts w:hint="eastAsia" w:ascii="Times New Roman" w:hAnsi="Times New Roman"/>
                <w:kern w:val="2"/>
              </w:rPr>
              <w:t>个并发进程执行</w:t>
            </w:r>
            <w:r>
              <w:rPr>
                <w:rFonts w:ascii="Times New Roman" w:hAnsi="Times New Roman"/>
                <w:kern w:val="2"/>
              </w:rPr>
              <w:t>rate</w:t>
            </w:r>
            <w:r>
              <w:rPr>
                <w:rFonts w:hint="eastAsia" w:ascii="Times New Roman" w:hAnsi="Times New Roman"/>
                <w:kern w:val="2"/>
              </w:rPr>
              <w:t>类型的测试（这样可以最大限度地消耗分配的</w:t>
            </w:r>
            <w:r>
              <w:rPr>
                <w:rFonts w:ascii="Times New Roman" w:hAnsi="Times New Roman"/>
                <w:kern w:val="2"/>
              </w:rPr>
              <w:t>4</w:t>
            </w:r>
            <w:r>
              <w:rPr>
                <w:rFonts w:hint="eastAsia" w:ascii="Times New Roman" w:hAnsi="Times New Roman"/>
                <w:kern w:val="2"/>
              </w:rPr>
              <w:t>个</w:t>
            </w:r>
            <w:r>
              <w:rPr>
                <w:rFonts w:ascii="Times New Roman" w:hAnsi="Times New Roman"/>
                <w:kern w:val="2"/>
              </w:rPr>
              <w:t>CPU</w:t>
            </w:r>
            <w:r>
              <w:rPr>
                <w:rFonts w:hint="eastAsia" w:ascii="Times New Roman" w:hAnsi="Times New Roman"/>
                <w:kern w:val="2"/>
              </w:rPr>
              <w:t>线程资源），</w:t>
            </w:r>
            <w:r>
              <w:rPr>
                <w:rFonts w:ascii="Times New Roman" w:hAnsi="Times New Roman"/>
                <w:kern w:val="2"/>
              </w:rPr>
              <w:t>--config xx.cfg</w:t>
            </w:r>
            <w:r>
              <w:rPr>
                <w:rFonts w:hint="eastAsia" w:ascii="Times New Roman" w:hAnsi="Times New Roman"/>
                <w:kern w:val="2"/>
              </w:rPr>
              <w:t>表示使用</w:t>
            </w:r>
            <w:r>
              <w:rPr>
                <w:rFonts w:ascii="Times New Roman" w:hAnsi="Times New Roman"/>
                <w:kern w:val="2"/>
              </w:rPr>
              <w:t>xx.cfg</w:t>
            </w:r>
            <w:r>
              <w:rPr>
                <w:rFonts w:hint="eastAsia" w:ascii="Times New Roman" w:hAnsi="Times New Roman"/>
                <w:kern w:val="2"/>
              </w:rPr>
              <w:t>配置文件来运行本次测试，最后的</w:t>
            </w:r>
            <w:r>
              <w:rPr>
                <w:rFonts w:ascii="Times New Roman" w:hAnsi="Times New Roman"/>
                <w:kern w:val="2"/>
              </w:rPr>
              <w:t>all</w:t>
            </w:r>
            <w:r>
              <w:rPr>
                <w:rFonts w:hint="eastAsia" w:ascii="Times New Roman" w:hAnsi="Times New Roman"/>
                <w:kern w:val="2"/>
              </w:rPr>
              <w:t>表示执行整型（</w:t>
            </w:r>
            <w:r>
              <w:rPr>
                <w:rFonts w:ascii="Times New Roman" w:hAnsi="Times New Roman"/>
                <w:kern w:val="2"/>
              </w:rPr>
              <w:t>int</w:t>
            </w:r>
            <w:r>
              <w:rPr>
                <w:rFonts w:hint="eastAsia" w:ascii="Times New Roman" w:hAnsi="Times New Roman"/>
                <w:kern w:val="2"/>
              </w:rPr>
              <w:t>）和浮点型（</w:t>
            </w:r>
            <w:r>
              <w:rPr>
                <w:rFonts w:ascii="Times New Roman" w:hAnsi="Times New Roman"/>
                <w:kern w:val="2"/>
              </w:rPr>
              <w:t>fp</w:t>
            </w:r>
            <w:r>
              <w:rPr>
                <w:rFonts w:hint="eastAsia" w:ascii="Times New Roman" w:hAnsi="Times New Roman"/>
                <w:kern w:val="2"/>
              </w:rPr>
              <w:t>）两种测试类型。</w:t>
            </w:r>
            <w:r>
              <w:rPr>
                <w:rFonts w:ascii="Times New Roman" w:hAnsi="Times New Roman"/>
                <w:kern w:val="2"/>
              </w:rPr>
              <w:t>runspec</w:t>
            </w:r>
            <w:r>
              <w:rPr>
                <w:rFonts w:hint="eastAsia" w:ascii="Times New Roman" w:hAnsi="Times New Roman"/>
                <w:kern w:val="2"/>
              </w:rPr>
              <w:t>的参数比较多也比较复杂，可以参考其官方网站的文档了解各个参数的细节。</w:t>
            </w:r>
          </w:p>
        </w:tc>
      </w:tr>
    </w:tbl>
    <w:p>
      <w:pPr>
        <w:rPr>
          <w:ins w:id="1328" w:author="juku" w:date="2019-03-07T00:02:00Z"/>
          <w:rFonts w:ascii="Times New Roman" w:hAnsi="Times New Roman" w:cs="Times New Roman"/>
          <w:rPrChange w:id="1329" w:author="juku" w:date="2019-03-18T19:04:00Z">
            <w:rPr>
              <w:ins w:id="1330" w:author="juku" w:date="2019-03-07T00:02:00Z"/>
            </w:rPr>
          </w:rPrChange>
        </w:rPr>
      </w:pPr>
      <w:ins w:id="1331" w:author="juku" w:date="2019-03-07T00:02:00Z">
        <w:r>
          <w:rPr>
            <w:rFonts w:ascii="Times New Roman" w:hAnsi="Times New Roman" w:cs="Times New Roman"/>
          </w:rPr>
          <w:t>3)</w:t>
        </w:r>
      </w:ins>
      <w:del w:id="1332" w:author="juku" w:date="2019-03-07T00:02:00Z">
        <w:r>
          <w:rPr>
            <w:rFonts w:ascii="Times New Roman" w:hAnsi="Times New Roman" w:cs="Times New Roman"/>
            <w:rPrChange w:id="1333" w:author="juku" w:date="2019-03-18T19:04:00Z">
              <w:rPr/>
            </w:rPrChange>
          </w:rPr>
          <w:delText>3</w:delText>
        </w:r>
      </w:del>
      <w:del w:id="1334" w:author="juku" w:date="2019-03-07T00:02:00Z">
        <w:r>
          <w:rPr>
            <w:rFonts w:hint="eastAsia" w:ascii="Times New Roman" w:hAnsi="Times New Roman" w:cs="Times New Roman"/>
            <w:rPrChange w:id="1335" w:author="juku" w:date="2019-03-18T19:04:00Z">
              <w:rPr>
                <w:rFonts w:hint="eastAsia"/>
              </w:rPr>
            </w:rPrChange>
          </w:rPr>
          <w:delText>）</w:delText>
        </w:r>
      </w:del>
      <w:r>
        <w:rPr>
          <w:rFonts w:hint="eastAsia" w:ascii="Times New Roman" w:hAnsi="Times New Roman" w:cs="Times New Roman"/>
          <w:rPrChange w:id="1336" w:author="juku" w:date="2019-03-18T19:04:00Z">
            <w:rPr>
              <w:rFonts w:hint="eastAsia"/>
            </w:rPr>
          </w:rPrChange>
        </w:rPr>
        <w:t>在</w:t>
      </w:r>
      <w:r>
        <w:rPr>
          <w:rFonts w:ascii="Times New Roman" w:hAnsi="Times New Roman" w:cs="Times New Roman"/>
          <w:rPrChange w:id="1337" w:author="juku" w:date="2019-03-18T19:04:00Z">
            <w:rPr/>
          </w:rPrChange>
        </w:rPr>
        <w:t>result</w:t>
      </w:r>
      <w:r>
        <w:rPr>
          <w:rFonts w:hint="eastAsia" w:ascii="Times New Roman" w:hAnsi="Times New Roman" w:cs="Times New Roman"/>
          <w:rPrChange w:id="1338" w:author="juku" w:date="2019-03-18T19:04:00Z">
            <w:rPr>
              <w:rFonts w:hint="eastAsia"/>
            </w:rPr>
          </w:rPrChange>
        </w:rPr>
        <w:t>目录下将</w:t>
      </w:r>
      <w:r>
        <w:rPr>
          <w:rFonts w:ascii="Times New Roman" w:hAnsi="Times New Roman" w:cs="Times New Roman"/>
          <w:rPrChange w:id="1339" w:author="juku" w:date="2019-03-18T19:04:00Z">
            <w:rPr/>
          </w:rPrChange>
        </w:rPr>
        <w:t>HTML</w:t>
      </w:r>
      <w:r>
        <w:rPr>
          <w:rFonts w:hint="eastAsia" w:ascii="Times New Roman" w:hAnsi="Times New Roman" w:cs="Times New Roman"/>
          <w:rPrChange w:id="1340" w:author="juku" w:date="2019-03-18T19:04:00Z">
            <w:rPr>
              <w:rFonts w:hint="eastAsia"/>
            </w:rPr>
          </w:rPrChange>
        </w:rPr>
        <w:t>格式的</w:t>
      </w:r>
      <w:r>
        <w:rPr>
          <w:rFonts w:ascii="Times New Roman" w:hAnsi="Times New Roman" w:cs="Times New Roman"/>
          <w:rPrChange w:id="1341" w:author="juku" w:date="2019-03-18T19:04:00Z">
            <w:rPr/>
          </w:rPrChange>
        </w:rPr>
        <w:t>CINT2006.001.ref.html</w:t>
      </w:r>
      <w:r>
        <w:rPr>
          <w:rFonts w:hint="eastAsia" w:ascii="Times New Roman" w:hAnsi="Times New Roman" w:cs="Times New Roman"/>
          <w:rPrChange w:id="1342" w:author="juku" w:date="2019-03-18T19:04:00Z">
            <w:rPr>
              <w:rFonts w:hint="eastAsia"/>
            </w:rPr>
          </w:rPrChange>
        </w:rPr>
        <w:t>（对整型的测试报告）和</w:t>
      </w:r>
      <w:r>
        <w:rPr>
          <w:rFonts w:ascii="Times New Roman" w:hAnsi="Times New Roman" w:cs="Times New Roman"/>
          <w:rPrChange w:id="1343" w:author="juku" w:date="2019-03-18T19:04:00Z">
            <w:rPr/>
          </w:rPrChange>
        </w:rPr>
        <w:t>CFP2006.001.ref.html</w:t>
      </w:r>
      <w:r>
        <w:rPr>
          <w:rFonts w:hint="eastAsia" w:ascii="Times New Roman" w:hAnsi="Times New Roman" w:cs="Times New Roman"/>
          <w:rPrChange w:id="1344" w:author="juku" w:date="2019-03-18T19:04:00Z">
            <w:rPr>
              <w:rFonts w:hint="eastAsia"/>
            </w:rPr>
          </w:rPrChange>
        </w:rPr>
        <w:t>（对浮点型的测试报告）两个文件进行处理。获取最后的性能测试结果。</w:t>
      </w:r>
    </w:p>
    <w:p>
      <w:pPr>
        <w:numPr>
          <w:ilvl w:val="0"/>
          <w:numId w:val="13"/>
        </w:numPr>
        <w:rPr>
          <w:ins w:id="1345" w:author="juku" w:date="2019-03-07T00:03:00Z"/>
          <w:rFonts w:ascii="Times New Roman" w:hAnsi="Times New Roman" w:cs="Times New Roman"/>
        </w:rPr>
      </w:pPr>
      <w:ins w:id="1346" w:author="juku" w:date="2019-03-07T00:03:00Z">
        <w:r>
          <w:rPr>
            <w:rFonts w:hint="eastAsia" w:ascii="Times New Roman" w:hAnsi="Times New Roman" w:cs="Times New Roman"/>
          </w:rPr>
          <w:t>使用</w:t>
        </w:r>
      </w:ins>
      <w:ins w:id="1347" w:author="juku" w:date="2019-03-07T00:03:00Z">
        <w:r>
          <w:rPr>
            <w:rFonts w:ascii="Times New Roman" w:hAnsi="Times New Roman" w:cs="Times New Roman" w:eastAsiaTheme="minorEastAsia"/>
            <w:color w:val="4F4F4F"/>
            <w:sz w:val="21"/>
            <w:szCs w:val="21"/>
            <w:shd w:val="clear" w:color="auto" w:fill="FFFFFF"/>
            <w:rPrChange w:id="1348" w:author="juku" w:date="2019-03-18T19:04:00Z">
              <w:rPr>
                <w:rFonts w:ascii="微软雅黑" w:hAnsi="微软雅黑" w:eastAsia="微软雅黑"/>
                <w:color w:val="4F4F4F"/>
                <w:sz w:val="21"/>
                <w:szCs w:val="21"/>
                <w:shd w:val="clear" w:color="auto" w:fill="FFFFFF"/>
              </w:rPr>
            </w:rPrChange>
          </w:rPr>
          <w:t>bonnie++</w:t>
        </w:r>
      </w:ins>
      <w:ins w:id="1349" w:author="juku" w:date="2019-03-07T00:03:00Z">
        <w:r>
          <w:rPr>
            <w:rFonts w:hint="eastAsia" w:ascii="Times New Roman" w:hAnsi="Times New Roman" w:cs="Times New Roman"/>
          </w:rPr>
          <w:t>测试工具测</w:t>
        </w:r>
      </w:ins>
      <w:ins w:id="1350" w:author="juku" w:date="2019-03-07T00:03:00Z">
        <w:r>
          <w:rPr>
            <w:rFonts w:ascii="Times New Roman" w:hAnsi="Times New Roman" w:cs="Times New Roman"/>
          </w:rPr>
          <w:t>50</w:t>
        </w:r>
      </w:ins>
      <w:ins w:id="1351" w:author="juku" w:date="2019-03-07T00:03:00Z">
        <w:r>
          <w:rPr>
            <w:rFonts w:hint="eastAsia" w:ascii="Times New Roman" w:hAnsi="Times New Roman" w:cs="Times New Roman"/>
          </w:rPr>
          <w:t>次，将结果进行平均化。</w:t>
        </w:r>
      </w:ins>
    </w:p>
    <w:p>
      <w:pPr>
        <w:pStyle w:val="23"/>
        <w:numPr>
          <w:ilvl w:val="0"/>
          <w:numId w:val="13"/>
        </w:numPr>
        <w:ind w:firstLineChars="0"/>
        <w:rPr>
          <w:ins w:id="1352" w:author="juku" w:date="2019-03-07T00:04:00Z"/>
          <w:rFonts w:ascii="Times New Roman" w:hAnsi="Times New Roman" w:cs="Times New Roman" w:eastAsiaTheme="minorEastAsia"/>
          <w:color w:val="4F4F4F"/>
          <w:sz w:val="24"/>
          <w:szCs w:val="24"/>
          <w:shd w:val="clear" w:color="auto" w:fill="auto"/>
          <w:rPrChange w:id="1353" w:author="juku" w:date="2019-03-18T19:04:00Z">
            <w:rPr>
              <w:ins w:id="1354" w:author="juku" w:date="2019-03-07T00:04:00Z"/>
              <w:rFonts w:ascii="微软雅黑" w:hAnsi="微软雅黑" w:eastAsia="微软雅黑"/>
              <w:color w:val="4F4F4F"/>
              <w:sz w:val="21"/>
              <w:szCs w:val="21"/>
              <w:shd w:val="clear" w:color="auto" w:fill="FFFFFF"/>
            </w:rPr>
          </w:rPrChange>
        </w:rPr>
      </w:pPr>
      <w:ins w:id="1355" w:author="juku" w:date="2019-03-07T00:03:00Z">
        <w:r>
          <w:rPr>
            <w:rFonts w:hint="eastAsia" w:ascii="Times New Roman" w:hAnsi="Times New Roman" w:cs="Times New Roman" w:eastAsiaTheme="minorEastAsia"/>
            <w:color w:val="4F4F4F"/>
            <w:sz w:val="21"/>
            <w:szCs w:val="21"/>
            <w:shd w:val="clear" w:color="auto" w:fill="FFFFFF"/>
            <w:rPrChange w:id="1356" w:author="juku" w:date="2019-03-18T19:04:00Z">
              <w:rPr>
                <w:rFonts w:hint="eastAsia" w:ascii="微软雅黑" w:hAnsi="微软雅黑" w:eastAsia="微软雅黑"/>
                <w:color w:val="4F4F4F"/>
                <w:sz w:val="21"/>
                <w:szCs w:val="21"/>
                <w:shd w:val="clear" w:color="auto" w:fill="FFFFFF"/>
              </w:rPr>
            </w:rPrChange>
          </w:rPr>
          <w:t>在</w:t>
        </w:r>
      </w:ins>
      <w:ins w:id="1357" w:author="juku" w:date="2019-03-07T00:03:00Z">
        <w:r>
          <w:rPr>
            <w:rFonts w:ascii="Times New Roman" w:hAnsi="Times New Roman" w:cs="Times New Roman" w:eastAsiaTheme="minorEastAsia"/>
            <w:color w:val="4F4F4F"/>
            <w:sz w:val="21"/>
            <w:szCs w:val="21"/>
            <w:shd w:val="clear" w:color="auto" w:fill="FFFFFF"/>
            <w:rPrChange w:id="1358" w:author="juku" w:date="2019-03-18T19:04:00Z">
              <w:rPr>
                <w:rFonts w:ascii="微软雅黑" w:hAnsi="微软雅黑" w:eastAsia="微软雅黑"/>
                <w:color w:val="4F4F4F"/>
                <w:sz w:val="21"/>
                <w:szCs w:val="21"/>
                <w:shd w:val="clear" w:color="auto" w:fill="FFFFFF"/>
              </w:rPr>
            </w:rPrChange>
          </w:rPr>
          <w:t xml:space="preserve">test </w:t>
        </w:r>
      </w:ins>
      <w:ins w:id="1359" w:author="juku" w:date="2019-03-07T00:03:00Z">
        <w:r>
          <w:rPr>
            <w:rFonts w:hint="eastAsia" w:ascii="Times New Roman" w:hAnsi="Times New Roman" w:cs="Times New Roman" w:eastAsiaTheme="minorEastAsia"/>
            <w:color w:val="4F4F4F"/>
            <w:sz w:val="21"/>
            <w:szCs w:val="21"/>
            <w:shd w:val="clear" w:color="auto" w:fill="FFFFFF"/>
            <w:rPrChange w:id="1360" w:author="juku" w:date="2019-03-18T19:04:00Z">
              <w:rPr>
                <w:rFonts w:hint="eastAsia" w:ascii="微软雅黑" w:hAnsi="微软雅黑" w:eastAsia="微软雅黑"/>
                <w:color w:val="4F4F4F"/>
                <w:sz w:val="21"/>
                <w:szCs w:val="21"/>
                <w:shd w:val="clear" w:color="auto" w:fill="FFFFFF"/>
              </w:rPr>
            </w:rPrChange>
          </w:rPr>
          <w:t>目录下执行，</w:t>
        </w:r>
      </w:ins>
      <w:ins w:id="1361" w:author="juku" w:date="2019-03-07T00:04:00Z">
        <w:r>
          <w:rPr>
            <w:rFonts w:hint="eastAsia" w:ascii="Times New Roman" w:hAnsi="Times New Roman" w:cs="Times New Roman" w:eastAsiaTheme="minorEastAsia"/>
            <w:color w:val="4F4F4F"/>
            <w:sz w:val="21"/>
            <w:szCs w:val="21"/>
            <w:shd w:val="clear" w:color="auto" w:fill="FFFFFF"/>
            <w:rPrChange w:id="1362" w:author="juku" w:date="2019-03-18T19:04:00Z">
              <w:rPr>
                <w:rFonts w:hint="eastAsia" w:ascii="微软雅黑" w:hAnsi="微软雅黑" w:eastAsia="微软雅黑"/>
                <w:color w:val="4F4F4F"/>
                <w:sz w:val="21"/>
                <w:szCs w:val="21"/>
                <w:shd w:val="clear" w:color="auto" w:fill="FFFFFF"/>
              </w:rPr>
            </w:rPrChange>
          </w:rPr>
          <w:t>针对内存大小为</w:t>
        </w:r>
      </w:ins>
      <w:ins w:id="1363" w:author="juku" w:date="2019-03-07T00:04:00Z">
        <w:r>
          <w:rPr>
            <w:rFonts w:ascii="Times New Roman" w:hAnsi="Times New Roman" w:cs="Times New Roman" w:eastAsiaTheme="minorEastAsia"/>
            <w:color w:val="4F4F4F"/>
            <w:sz w:val="21"/>
            <w:szCs w:val="21"/>
            <w:shd w:val="clear" w:color="auto" w:fill="FFFFFF"/>
            <w:rPrChange w:id="1364" w:author="juku" w:date="2019-03-18T19:04:00Z">
              <w:rPr>
                <w:rFonts w:ascii="微软雅黑" w:hAnsi="微软雅黑" w:eastAsia="微软雅黑"/>
                <w:color w:val="4F4F4F"/>
                <w:sz w:val="21"/>
                <w:szCs w:val="21"/>
                <w:shd w:val="clear" w:color="auto" w:fill="FFFFFF"/>
              </w:rPr>
            </w:rPrChange>
          </w:rPr>
          <w:t>1000M</w:t>
        </w:r>
      </w:ins>
      <w:ins w:id="1365" w:author="juku" w:date="2019-03-07T00:04:00Z">
        <w:r>
          <w:rPr>
            <w:rFonts w:hint="eastAsia" w:ascii="Times New Roman" w:hAnsi="Times New Roman" w:cs="Times New Roman" w:eastAsiaTheme="minorEastAsia"/>
            <w:color w:val="4F4F4F"/>
            <w:sz w:val="21"/>
            <w:szCs w:val="21"/>
            <w:shd w:val="clear" w:color="auto" w:fill="FFFFFF"/>
            <w:rPrChange w:id="1366" w:author="juku" w:date="2019-03-18T19:04:00Z">
              <w:rPr>
                <w:rFonts w:hint="eastAsia" w:ascii="微软雅黑" w:hAnsi="微软雅黑" w:eastAsia="微软雅黑"/>
                <w:color w:val="4F4F4F"/>
                <w:sz w:val="21"/>
                <w:szCs w:val="21"/>
                <w:shd w:val="clear" w:color="auto" w:fill="FFFFFF"/>
              </w:rPr>
            </w:rPrChange>
          </w:rPr>
          <w:t>的系统。执行该命令</w:t>
        </w:r>
      </w:ins>
    </w:p>
    <w:p>
      <w:pPr>
        <w:pStyle w:val="23"/>
        <w:ind w:left="360" w:firstLine="0" w:firstLineChars="0"/>
        <w:rPr>
          <w:ins w:id="1367" w:author="juku" w:date="2019-03-07T00:04:00Z"/>
          <w:rFonts w:ascii="Times New Roman" w:hAnsi="Times New Roman" w:cs="Times New Roman" w:eastAsiaTheme="minorEastAsia"/>
          <w:color w:val="4F4F4F"/>
          <w:sz w:val="21"/>
          <w:szCs w:val="21"/>
          <w:shd w:val="clear" w:color="auto" w:fill="FFFFFF"/>
          <w:rPrChange w:id="1368" w:author="juku" w:date="2019-03-18T19:04:00Z">
            <w:rPr>
              <w:ins w:id="1369" w:author="juku" w:date="2019-03-07T00:04:00Z"/>
              <w:rFonts w:ascii="微软雅黑" w:hAnsi="微软雅黑" w:eastAsia="微软雅黑"/>
              <w:color w:val="4F4F4F"/>
              <w:sz w:val="21"/>
              <w:szCs w:val="21"/>
              <w:shd w:val="clear" w:color="auto" w:fill="FFFFFF"/>
            </w:rPr>
          </w:rPrChange>
        </w:rPr>
      </w:pPr>
      <w:ins w:id="1370" w:author="juku" w:date="2019-03-07T00:02:00Z">
        <w:r>
          <w:rPr>
            <w:rFonts w:ascii="Times New Roman" w:hAnsi="Times New Roman" w:cs="Times New Roman" w:eastAsiaTheme="minorEastAsia"/>
            <w:color w:val="4F4F4F"/>
            <w:sz w:val="21"/>
            <w:szCs w:val="21"/>
            <w:shd w:val="clear" w:color="auto" w:fill="FFFFFF"/>
            <w:rPrChange w:id="1371" w:author="juku" w:date="2019-03-18T19:04:00Z">
              <w:rPr>
                <w:rFonts w:ascii="微软雅黑" w:hAnsi="微软雅黑" w:eastAsia="微软雅黑"/>
                <w:color w:val="4F4F4F"/>
                <w:sz w:val="21"/>
                <w:szCs w:val="21"/>
                <w:shd w:val="clear" w:color="auto" w:fill="FFFFFF"/>
              </w:rPr>
            </w:rPrChange>
          </w:rPr>
          <w:t>./</w:t>
        </w:r>
      </w:ins>
      <w:ins w:id="1372" w:author="juku" w:date="2019-03-07T00:02:00Z">
        <w:r>
          <w:rPr>
            <w:rFonts w:ascii="Times New Roman" w:hAnsi="Times New Roman" w:cs="Times New Roman" w:eastAsiaTheme="minorEastAsia"/>
            <w:color w:val="4F4F4F"/>
            <w:sz w:val="21"/>
            <w:szCs w:val="21"/>
            <w:shd w:val="clear" w:color="auto" w:fill="FFFFFF"/>
            <w:rPrChange w:id="1373" w:author="juku" w:date="2019-03-18T19:04:00Z">
              <w:rPr>
                <w:rFonts w:ascii="微软雅黑" w:hAnsi="微软雅黑" w:eastAsia="微软雅黑"/>
                <w:color w:val="4F4F4F"/>
                <w:sz w:val="21"/>
                <w:szCs w:val="21"/>
                <w:shd w:val="clear" w:color="auto" w:fill="FFFFFF"/>
              </w:rPr>
            </w:rPrChange>
          </w:rPr>
          <w:t>bonnie++ -d /test -s 2000 -u root</w:t>
        </w:r>
      </w:ins>
    </w:p>
    <w:p>
      <w:pPr>
        <w:numPr>
          <w:ilvl w:val="0"/>
          <w:numId w:val="5"/>
          <w:ins w:id="1375" w:author="juku" w:date="2019-04-24T22:37:36Z"/>
        </w:numPr>
        <w:ind w:left="360" w:hanging="360"/>
        <w:rPr>
          <w:ins w:id="1376" w:author="juku" w:date="2019-04-24T22:37:36Z"/>
          <w:rFonts w:ascii="Times New Roman" w:hAnsi="Times New Roman" w:cs="Times New Roman"/>
          <w:color w:val="FF0000"/>
        </w:rPr>
        <w:pPrChange w:id="1374" w:author="juku" w:date="2019-04-24T22:37:36Z">
          <w:pPr/>
        </w:pPrChange>
      </w:pPr>
      <w:ins w:id="1377" w:author="juku" w:date="2019-03-07T00:04:00Z">
        <w:r>
          <w:rPr>
            <w:rFonts w:hint="eastAsia" w:ascii="Times New Roman" w:hAnsi="Times New Roman" w:cs="Times New Roman" w:eastAsiaTheme="minorEastAsia"/>
            <w:color w:val="FF0000"/>
            <w:rPrChange w:id="1378" w:author="juku" w:date="2019-03-18T19:04:00Z">
              <w:rPr>
                <w:rFonts w:hint="eastAsia" w:ascii="Times New Roman" w:hAnsi="Times New Roman" w:eastAsia="宋体" w:cs="Times New Roman"/>
                <w:color w:val="FF0000"/>
              </w:rPr>
            </w:rPrChange>
          </w:rPr>
          <w:t>在</w:t>
        </w:r>
      </w:ins>
      <w:ins w:id="1379" w:author="juku" w:date="2019-03-07T00:04:00Z">
        <w:r>
          <w:rPr>
            <w:rFonts w:ascii="Times New Roman" w:hAnsi="Times New Roman" w:cs="Times New Roman" w:eastAsiaTheme="minorEastAsia"/>
            <w:color w:val="FF0000"/>
            <w:rPrChange w:id="1380" w:author="juku" w:date="2019-03-18T19:04:00Z">
              <w:rPr>
                <w:rFonts w:ascii="Times New Roman" w:hAnsi="Times New Roman" w:eastAsia="宋体" w:cs="Times New Roman"/>
                <w:color w:val="FF0000"/>
              </w:rPr>
            </w:rPrChange>
          </w:rPr>
          <w:t>terminal</w:t>
        </w:r>
      </w:ins>
      <w:ins w:id="1381" w:author="juku" w:date="2019-03-07T00:05:00Z">
        <w:r>
          <w:rPr>
            <w:rFonts w:hint="eastAsia" w:ascii="Times New Roman" w:hAnsi="Times New Roman" w:cs="Times New Roman" w:eastAsiaTheme="minorEastAsia"/>
            <w:color w:val="FF0000"/>
            <w:rPrChange w:id="1382" w:author="juku" w:date="2019-03-18T19:04:00Z">
              <w:rPr>
                <w:rFonts w:hint="eastAsia" w:ascii="Times New Roman" w:hAnsi="Times New Roman" w:eastAsia="宋体" w:cs="Times New Roman"/>
                <w:color w:val="FF0000"/>
              </w:rPr>
            </w:rPrChange>
          </w:rPr>
          <w:t>得到数据信息并整理。</w:t>
        </w:r>
      </w:ins>
      <w:ins w:id="1383" w:author="juku" w:date="2019-03-07T00:04:00Z">
        <w:r>
          <w:rPr>
            <w:rFonts w:ascii="Times New Roman" w:hAnsi="Times New Roman" w:cs="Times New Roman"/>
            <w:color w:val="FF0000"/>
            <w:rPrChange w:id="1384" w:author="juku" w:date="2019-03-18T19:04:00Z">
              <w:rPr/>
            </w:rPrChange>
          </w:rPr>
          <w:t xml:space="preserve"> </w:t>
        </w:r>
      </w:ins>
    </w:p>
    <w:p>
      <w:pPr>
        <w:numPr>
          <w:ilvl w:val="-1"/>
          <w:numId w:val="0"/>
        </w:numPr>
        <w:ind w:left="0" w:firstLine="0"/>
        <w:rPr>
          <w:ins w:id="1386" w:author="juku" w:date="2019-04-24T22:40:59Z"/>
          <w:rFonts w:hint="eastAsia" w:ascii="Times New Roman" w:hAnsi="Times New Roman" w:cs="Times New Roman"/>
          <w:color w:val="FF0000"/>
          <w:lang w:val="en-US" w:eastAsia="zh-CN"/>
        </w:rPr>
        <w:pPrChange w:id="1385" w:author="juku" w:date="2019-04-24T22:37:37Z">
          <w:pPr/>
        </w:pPrChange>
      </w:pPr>
      <w:ins w:id="1387" w:author="juku" w:date="2019-04-24T22:37:39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·</w:t>
        </w:r>
      </w:ins>
      <w:ins w:id="1388" w:author="juku" w:date="2019-04-24T22:37:42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对</w:t>
        </w:r>
      </w:ins>
      <w:ins w:id="1389" w:author="juku" w:date="2019-04-24T22:37:44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虚拟机</w:t>
        </w:r>
      </w:ins>
      <w:ins w:id="1390" w:author="juku" w:date="2019-04-24T22:37:45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进行</w:t>
        </w:r>
      </w:ins>
      <w:ins w:id="1391" w:author="juku" w:date="2019-04-24T22:37:46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启动</w:t>
        </w:r>
      </w:ins>
      <w:ins w:id="1392" w:author="juku" w:date="2019-04-24T22:37:47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和</w:t>
        </w:r>
      </w:ins>
      <w:ins w:id="1393" w:author="juku" w:date="2019-04-24T22:37:51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关闭</w:t>
        </w:r>
      </w:ins>
      <w:ins w:id="1394" w:author="juku" w:date="2019-04-24T22:37:53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测试</w:t>
        </w:r>
      </w:ins>
      <w:ins w:id="1395" w:author="juku" w:date="2019-04-24T22:40:58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。</w:t>
        </w:r>
      </w:ins>
    </w:p>
    <w:p>
      <w:pPr>
        <w:numPr>
          <w:ilvl w:val="-1"/>
          <w:numId w:val="0"/>
        </w:numPr>
        <w:ind w:left="0" w:firstLine="0"/>
        <w:rPr>
          <w:ins w:id="1397" w:author="juku" w:date="2019-04-24T22:45:47Z"/>
          <w:rFonts w:hint="eastAsia" w:ascii="Times New Roman" w:hAnsi="Times New Roman" w:cs="Times New Roman"/>
          <w:color w:val="FF0000"/>
          <w:lang w:val="en-US" w:eastAsia="zh-CN"/>
        </w:rPr>
        <w:pPrChange w:id="1396" w:author="juku" w:date="2019-04-24T22:37:37Z">
          <w:pPr/>
        </w:pPrChange>
      </w:pPr>
      <w:ins w:id="1398" w:author="juku" w:date="2019-04-24T22:41:00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·</w:t>
        </w:r>
      </w:ins>
      <w:ins w:id="1399" w:author="juku" w:date="2019-04-24T22:41:02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对</w:t>
        </w:r>
      </w:ins>
      <w:ins w:id="1400" w:author="juku" w:date="2019-04-24T22:41:08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内存</w:t>
        </w:r>
      </w:ins>
      <w:ins w:id="1401" w:author="juku" w:date="2019-04-24T22:41:11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带宽</w:t>
        </w:r>
      </w:ins>
      <w:ins w:id="1402" w:author="juku" w:date="2019-04-24T22:41:12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进行</w:t>
        </w:r>
      </w:ins>
      <w:ins w:id="1403" w:author="juku" w:date="2019-04-24T22:41:13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测试</w:t>
        </w:r>
      </w:ins>
      <w:ins w:id="1404" w:author="juku" w:date="2019-04-24T22:41:14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，</w:t>
        </w:r>
      </w:ins>
      <w:ins w:id="1405" w:author="juku" w:date="2019-04-24T22:41:43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使用</w:t>
        </w:r>
      </w:ins>
      <w:ins w:id="1406" w:author="juku" w:date="2019-04-24T22:41:44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stream</w:t>
        </w:r>
      </w:ins>
      <w:ins w:id="1407" w:author="juku" w:date="2019-04-24T22:41:46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工具</w:t>
        </w:r>
      </w:ins>
      <w:ins w:id="1408" w:author="juku" w:date="2019-04-24T22:41:47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，</w:t>
        </w:r>
      </w:ins>
      <w:ins w:id="1409" w:author="juku" w:date="2019-04-24T22:42:21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使用</w:t>
        </w:r>
      </w:ins>
      <w:ins w:id="1410" w:author="juku" w:date="2019-04-24T22:42:22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5</w:t>
        </w:r>
      </w:ins>
      <w:ins w:id="1411" w:author="juku" w:date="2019-04-24T22:42:23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台</w:t>
        </w:r>
      </w:ins>
      <w:ins w:id="1412" w:author="juku" w:date="2019-04-24T22:42:26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虚拟机，</w:t>
        </w:r>
      </w:ins>
      <w:ins w:id="1413" w:author="juku" w:date="2019-04-24T22:42:33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在</w:t>
        </w:r>
      </w:ins>
      <w:ins w:id="1414" w:author="juku" w:date="2019-04-24T22:42:35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宿主机和</w:t>
        </w:r>
      </w:ins>
      <w:ins w:id="1415" w:author="juku" w:date="2019-04-24T22:42:37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虚拟机上</w:t>
        </w:r>
      </w:ins>
      <w:ins w:id="1416" w:author="juku" w:date="2019-04-24T22:42:40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都</w:t>
        </w:r>
      </w:ins>
      <w:ins w:id="1417" w:author="juku" w:date="2019-04-24T22:43:19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运行</w:t>
        </w:r>
      </w:ins>
      <w:ins w:id="1418" w:author="juku" w:date="2019-04-24T22:43:30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stream</w:t>
        </w:r>
      </w:ins>
      <w:ins w:id="1419" w:author="juku" w:date="2019-04-24T22:43:36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工具</w:t>
        </w:r>
      </w:ins>
      <w:ins w:id="1420" w:author="juku" w:date="2019-04-24T22:45:34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，</w:t>
        </w:r>
      </w:ins>
      <w:ins w:id="1421" w:author="juku" w:date="2019-04-24T22:45:36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测试</w:t>
        </w:r>
      </w:ins>
      <w:ins w:id="1422" w:author="juku" w:date="2019-04-24T22:45:38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宿主机</w:t>
        </w:r>
      </w:ins>
      <w:ins w:id="1423" w:author="juku" w:date="2019-04-24T22:45:39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上的</w:t>
        </w:r>
      </w:ins>
      <w:ins w:id="1424" w:author="juku" w:date="2019-04-24T22:45:41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内存</w:t>
        </w:r>
      </w:ins>
      <w:ins w:id="1425" w:author="juku" w:date="2019-04-24T22:45:45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带宽</w:t>
        </w:r>
      </w:ins>
      <w:ins w:id="1426" w:author="juku" w:date="2019-04-24T22:45:46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。</w:t>
        </w:r>
      </w:ins>
    </w:p>
    <w:p>
      <w:pPr>
        <w:numPr>
          <w:ilvl w:val="-1"/>
          <w:numId w:val="0"/>
        </w:numPr>
        <w:tabs>
          <w:tab w:val="center" w:pos="4153"/>
        </w:tabs>
        <w:ind w:left="0" w:firstLine="0"/>
        <w:rPr>
          <w:rFonts w:hint="default" w:ascii="Times New Roman" w:hAnsi="Times New Roman" w:cs="Times New Roman"/>
          <w:color w:val="FF0000"/>
          <w:rPrChange w:id="1428" w:author="juku" w:date="2019-03-18T19:04:00Z">
            <w:rPr/>
          </w:rPrChange>
        </w:rPr>
        <w:pPrChange w:id="1427" w:author="juku" w:date="2019-04-24T22:47:21Z">
          <w:pPr/>
        </w:pPrChange>
      </w:pPr>
      <w:ins w:id="1429" w:author="juku" w:date="2019-04-24T22:45:49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·</w:t>
        </w:r>
      </w:ins>
      <w:ins w:id="1430" w:author="juku" w:date="2019-04-24T22:47:03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使用</w:t>
        </w:r>
      </w:ins>
      <w:ins w:id="1431" w:author="juku" w:date="2019-04-24T22:47:05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lmbench</w:t>
        </w:r>
      </w:ins>
      <w:ins w:id="1432" w:author="juku" w:date="2019-04-24T22:47:11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工具</w:t>
        </w:r>
      </w:ins>
      <w:ins w:id="1433" w:author="juku" w:date="2019-04-24T22:46:57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进行</w:t>
        </w:r>
      </w:ins>
      <w:ins w:id="1434" w:author="juku" w:date="2019-04-24T22:46:59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基准测试</w:t>
        </w:r>
      </w:ins>
      <w:ins w:id="1435" w:author="juku" w:date="2019-04-24T22:47:14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。</w:t>
        </w:r>
      </w:ins>
      <w:ins w:id="1436" w:author="juku" w:date="2019-04-24T22:47:21Z">
        <w:r>
          <w:rPr>
            <w:rFonts w:hint="eastAsia" w:ascii="Times New Roman" w:hAnsi="Times New Roman" w:cs="Times New Roman"/>
            <w:color w:val="FF0000"/>
            <w:lang w:val="en-US" w:eastAsia="zh-CN"/>
          </w:rPr>
          <w:tab/>
        </w:r>
      </w:ins>
      <w:ins w:id="1437" w:author="juku" w:date="2019-04-24T22:47:22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使用5台虚拟机，在虚拟机上都运行</w:t>
        </w:r>
      </w:ins>
      <w:ins w:id="1438" w:author="1" w:date="2019-04-26T15:49:43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负载</w:t>
        </w:r>
      </w:ins>
      <w:ins w:id="1439" w:author="1" w:date="2019-04-26T15:49:45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，</w:t>
        </w:r>
      </w:ins>
      <w:ins w:id="1440" w:author="juku" w:date="2019-04-24T22:47:40Z">
        <w:del w:id="1441" w:author="1" w:date="2019-04-26T15:49:48Z">
          <w:r>
            <w:rPr>
              <w:rFonts w:hint="eastAsia" w:ascii="Times New Roman" w:hAnsi="Times New Roman" w:cs="Times New Roman"/>
              <w:color w:val="FF0000"/>
              <w:lang w:val="en-US" w:eastAsia="zh-CN"/>
            </w:rPr>
            <w:delText>lm</w:delText>
          </w:r>
        </w:del>
      </w:ins>
      <w:ins w:id="1442" w:author="juku" w:date="2019-04-24T22:47:40Z">
        <w:del w:id="1443" w:author="1" w:date="2019-04-26T15:49:49Z">
          <w:r>
            <w:rPr>
              <w:rFonts w:hint="eastAsia" w:ascii="Times New Roman" w:hAnsi="Times New Roman" w:cs="Times New Roman"/>
              <w:color w:val="FF0000"/>
              <w:lang w:val="en-US" w:eastAsia="zh-CN"/>
            </w:rPr>
            <w:delText>ben</w:delText>
          </w:r>
        </w:del>
      </w:ins>
      <w:ins w:id="1444" w:author="juku" w:date="2019-04-24T22:47:40Z">
        <w:del w:id="1445" w:author="1" w:date="2019-04-26T15:49:50Z">
          <w:r>
            <w:rPr>
              <w:rFonts w:hint="eastAsia" w:ascii="Times New Roman" w:hAnsi="Times New Roman" w:cs="Times New Roman"/>
              <w:color w:val="FF0000"/>
              <w:lang w:val="en-US" w:eastAsia="zh-CN"/>
            </w:rPr>
            <w:delText>ch</w:delText>
          </w:r>
        </w:del>
      </w:ins>
      <w:ins w:id="1446" w:author="juku" w:date="2019-04-24T22:47:22Z">
        <w:del w:id="1447" w:author="1" w:date="2019-04-26T15:49:50Z">
          <w:r>
            <w:rPr>
              <w:rFonts w:hint="eastAsia" w:ascii="Times New Roman" w:hAnsi="Times New Roman" w:cs="Times New Roman"/>
              <w:color w:val="FF0000"/>
              <w:lang w:val="en-US" w:eastAsia="zh-CN"/>
            </w:rPr>
            <w:delText>工具</w:delText>
          </w:r>
        </w:del>
      </w:ins>
      <w:ins w:id="1448" w:author="juku" w:date="2019-04-24T22:47:22Z">
        <w:del w:id="1449" w:author="1" w:date="2019-04-26T15:49:53Z">
          <w:r>
            <w:rPr>
              <w:rFonts w:hint="eastAsia" w:ascii="Times New Roman" w:hAnsi="Times New Roman" w:cs="Times New Roman"/>
              <w:color w:val="FF0000"/>
              <w:lang w:val="en-US" w:eastAsia="zh-CN"/>
            </w:rPr>
            <w:delText>，</w:delText>
          </w:r>
        </w:del>
      </w:ins>
      <w:ins w:id="1450" w:author="juku" w:date="2019-04-24T22:47:22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测试宿主机上</w:t>
        </w:r>
      </w:ins>
      <w:ins w:id="1451" w:author="1" w:date="2019-04-26T15:50:00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运行</w:t>
        </w:r>
      </w:ins>
      <w:ins w:id="1452" w:author="1" w:date="2019-04-26T15:50:06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lmbench的</w:t>
        </w:r>
      </w:ins>
      <w:ins w:id="1453" w:author="1" w:date="2019-04-26T15:52:27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各种</w:t>
        </w:r>
      </w:ins>
      <w:ins w:id="1454" w:author="1" w:date="2019-04-26T15:52:32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指标</w:t>
        </w:r>
      </w:ins>
      <w:ins w:id="1455" w:author="juku" w:date="2019-04-24T22:47:22Z">
        <w:del w:id="1456" w:author="1" w:date="2019-04-26T15:49:56Z">
          <w:r>
            <w:rPr>
              <w:rFonts w:hint="eastAsia" w:ascii="Times New Roman" w:hAnsi="Times New Roman" w:cs="Times New Roman"/>
              <w:color w:val="FF0000"/>
              <w:lang w:val="en-US" w:eastAsia="zh-CN"/>
            </w:rPr>
            <w:delText>的</w:delText>
          </w:r>
        </w:del>
      </w:ins>
      <w:ins w:id="1457" w:author="juku" w:date="2019-04-24T22:47:46Z">
        <w:del w:id="1458" w:author="1" w:date="2019-04-26T15:49:56Z">
          <w:r>
            <w:rPr>
              <w:rFonts w:hint="eastAsia" w:ascii="Times New Roman" w:hAnsi="Times New Roman" w:cs="Times New Roman"/>
              <w:color w:val="FF0000"/>
              <w:lang w:val="en-US" w:eastAsia="zh-CN"/>
            </w:rPr>
            <w:delText>系统开</w:delText>
          </w:r>
        </w:del>
      </w:ins>
      <w:ins w:id="1459" w:author="juku" w:date="2019-04-24T22:47:46Z">
        <w:del w:id="1460" w:author="1" w:date="2019-04-26T15:49:55Z">
          <w:r>
            <w:rPr>
              <w:rFonts w:hint="eastAsia" w:ascii="Times New Roman" w:hAnsi="Times New Roman" w:cs="Times New Roman"/>
              <w:color w:val="FF0000"/>
              <w:lang w:val="en-US" w:eastAsia="zh-CN"/>
            </w:rPr>
            <w:delText>销</w:delText>
          </w:r>
        </w:del>
      </w:ins>
      <w:ins w:id="1461" w:author="juku" w:date="2019-04-24T22:47:22Z">
        <w:r>
          <w:rPr>
            <w:rFonts w:hint="eastAsia" w:ascii="Times New Roman" w:hAnsi="Times New Roman" w:cs="Times New Roman"/>
            <w:color w:val="FF0000"/>
            <w:lang w:val="en-US" w:eastAsia="zh-CN"/>
          </w:rPr>
          <w:t>。</w:t>
        </w:r>
      </w:ins>
    </w:p>
    <w:p>
      <w:pPr>
        <w:pStyle w:val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3.2.2</w:t>
      </w:r>
      <w:r>
        <w:rPr>
          <w:rFonts w:hint="eastAsia" w:ascii="Times New Roman" w:hAnsi="Times New Roman" w:cs="Times New Roman"/>
        </w:rPr>
        <w:t>预期结果</w:t>
      </w:r>
    </w:p>
    <w:p>
      <w:pPr>
        <w:ind w:firstLine="420"/>
        <w:rPr>
          <w:rFonts w:ascii="Times New Roman" w:hAnsi="Times New Roman" w:cs="Times New Roman"/>
        </w:rPr>
      </w:pPr>
      <w:ins w:id="1462" w:author="juku" w:date="2019-04-24T22:48:00Z">
        <w:r>
          <w:rPr>
            <w:rFonts w:hint="eastAsia" w:ascii="Times New Roman" w:hAnsi="Times New Roman" w:cs="Times New Roman"/>
            <w:lang w:val="en-US" w:eastAsia="zh-CN"/>
          </w:rPr>
          <w:t>综上，</w:t>
        </w:r>
      </w:ins>
      <w:r>
        <w:rPr>
          <w:rFonts w:hint="eastAsia" w:ascii="Times New Roman" w:hAnsi="Times New Roman" w:cs="Times New Roman"/>
        </w:rPr>
        <w:t>预期有关内存和</w:t>
      </w:r>
      <w:r>
        <w:rPr>
          <w:rFonts w:ascii="Times New Roman" w:hAnsi="Times New Roman" w:cs="Times New Roman"/>
        </w:rPr>
        <w:t>IO</w:t>
      </w:r>
      <w:r>
        <w:rPr>
          <w:rFonts w:hint="eastAsia" w:ascii="Times New Roman" w:hAnsi="Times New Roman" w:cs="Times New Roman"/>
        </w:rPr>
        <w:t>操作的性能开销会提升，其中有关内存的性能开销较大，有关</w:t>
      </w:r>
      <w:r>
        <w:rPr>
          <w:rFonts w:ascii="Times New Roman" w:hAnsi="Times New Roman" w:cs="Times New Roman"/>
        </w:rPr>
        <w:t>IO</w:t>
      </w:r>
      <w:r>
        <w:rPr>
          <w:rFonts w:hint="eastAsia" w:ascii="Times New Roman" w:hAnsi="Times New Roman" w:cs="Times New Roman"/>
        </w:rPr>
        <w:t>的性能开销较小。</w:t>
      </w:r>
    </w:p>
    <w:p>
      <w:pPr>
        <w:pStyle w:val="5"/>
        <w:rPr>
          <w:ins w:id="1463" w:author="juku" w:date="2019-03-07T00:06:00Z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3.2.3</w:t>
      </w:r>
      <w:r>
        <w:rPr>
          <w:rFonts w:hint="eastAsia" w:ascii="Times New Roman" w:hAnsi="Times New Roman" w:cs="Times New Roman"/>
        </w:rPr>
        <w:t>实测结果</w:t>
      </w:r>
    </w:p>
    <w:p>
      <w:pPr>
        <w:rPr>
          <w:rFonts w:ascii="Times New Roman" w:hAnsi="Times New Roman" w:cs="Times New Roman"/>
        </w:rPr>
        <w:pPrChange w:id="1464" w:author="juku" w:date="2019-03-07T00:06:00Z">
          <w:pPr>
            <w:pStyle w:val="5"/>
          </w:pPr>
        </w:pPrChange>
      </w:pPr>
      <w:ins w:id="1465" w:author="juku" w:date="2019-03-07T00:06:00Z">
        <w:r>
          <w:rPr>
            <w:rFonts w:ascii="Times New Roman" w:hAnsi="Times New Roman" w:cs="Times New Roman"/>
            <w:rPrChange w:id="1466" w:author="juku" w:date="2019-03-18T19:04:00Z">
              <w:rPr/>
            </w:rPrChange>
          </w:rPr>
          <w:t>A</w:t>
        </w:r>
      </w:ins>
      <w:ins w:id="1467" w:author="juku" w:date="2019-03-07T00:06:00Z">
        <w:r>
          <w:rPr>
            <w:rFonts w:hint="eastAsia" w:ascii="Times New Roman" w:hAnsi="Times New Roman" w:cs="Times New Roman"/>
            <w:rPrChange w:id="1468" w:author="juku" w:date="2019-03-18T19:04:00Z">
              <w:rPr>
                <w:rFonts w:hint="eastAsia"/>
              </w:rPr>
            </w:rPrChange>
          </w:rPr>
          <w:t>．基准测试</w:t>
        </w:r>
      </w:ins>
    </w:p>
    <w:p>
      <w:pPr>
        <w:jc w:val="center"/>
        <w:rPr>
          <w:ins w:id="1469" w:author="juku" w:date="2019-03-06T23:29:00Z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4548505" cy="2293620"/>
            <wp:effectExtent l="0" t="0" r="444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</w:rPr>
      </w:pPr>
      <w:ins w:id="1470" w:author="juku" w:date="2019-03-06T23:29:00Z">
        <w:r>
          <w:rPr>
            <w:rFonts w:hint="eastAsia" w:ascii="Times New Roman" w:hAnsi="Times New Roman" w:cs="Times New Roman"/>
          </w:rPr>
          <w:t>基准测试测评结果</w:t>
        </w:r>
      </w:ins>
    </w:p>
    <w:p>
      <w:pPr>
        <w:ind w:firstLine="420"/>
        <w:rPr>
          <w:ins w:id="1471" w:author="juku" w:date="2019-03-06T23:50:00Z"/>
          <w:rFonts w:ascii="Times New Roman" w:hAnsi="Times New Roman" w:cs="Times New Roman"/>
        </w:rPr>
      </w:pPr>
      <w:ins w:id="1472" w:author="juku" w:date="2019-03-06T23:50:00Z">
        <w:r>
          <w:rPr>
            <w:rFonts w:hint="eastAsia" w:ascii="Times New Roman" w:hAnsi="Times New Roman" w:cs="Times New Roman"/>
          </w:rPr>
          <w:t>结果显示，与内存操作相关的性能开销大，与</w:t>
        </w:r>
      </w:ins>
      <w:ins w:id="1473" w:author="juku" w:date="2019-03-06T23:50:00Z">
        <w:r>
          <w:rPr>
            <w:rFonts w:ascii="Times New Roman" w:hAnsi="Times New Roman" w:cs="Times New Roman"/>
          </w:rPr>
          <w:t xml:space="preserve">I/O </w:t>
        </w:r>
      </w:ins>
      <w:ins w:id="1474" w:author="juku" w:date="2019-03-06T23:50:00Z">
        <w:r>
          <w:rPr>
            <w:rFonts w:hint="eastAsia" w:ascii="Times New Roman" w:hAnsi="Times New Roman" w:cs="Times New Roman"/>
          </w:rPr>
          <w:t>操作相关的性能开销小。</w:t>
        </w:r>
      </w:ins>
    </w:p>
    <w:p>
      <w:pPr>
        <w:ind w:firstLine="0"/>
        <w:jc w:val="both"/>
        <w:rPr>
          <w:del w:id="1476" w:author="juku" w:date="2019-03-06T23:50:00Z"/>
          <w:rFonts w:ascii="Times New Roman" w:hAnsi="Times New Roman" w:cs="Times New Roman"/>
        </w:rPr>
        <w:pPrChange w:id="1475" w:author="juku" w:date="2019-03-06T23:50:00Z">
          <w:pPr>
            <w:ind w:firstLine="420"/>
            <w:jc w:val="both"/>
          </w:pPr>
        </w:pPrChange>
      </w:pPr>
      <w:ins w:id="1477" w:author="juku" w:date="2019-03-06T23:50:00Z">
        <w:r>
          <w:rPr>
            <w:rFonts w:hint="eastAsia" w:ascii="Times New Roman" w:hAnsi="Times New Roman" w:cs="Times New Roman"/>
          </w:rPr>
          <w:t>分析</w:t>
        </w:r>
      </w:ins>
      <w:ins w:id="1478" w:author="juku" w:date="2019-03-06T23:51:00Z">
        <w:r>
          <w:rPr>
            <w:rFonts w:hint="eastAsia" w:ascii="Times New Roman" w:hAnsi="Times New Roman" w:cs="Times New Roman"/>
          </w:rPr>
          <w:t>上图得</w:t>
        </w:r>
      </w:ins>
      <w:ins w:id="1479" w:author="juku" w:date="2019-03-06T23:50:00Z">
        <w:r>
          <w:rPr>
            <w:rFonts w:hint="eastAsia" w:ascii="Times New Roman" w:hAnsi="Times New Roman" w:cs="Times New Roman"/>
          </w:rPr>
          <w:t>知内存操作监控较多</w:t>
        </w:r>
      </w:ins>
      <w:ins w:id="1480" w:author="juku" w:date="2019-03-06T23:51:00Z">
        <w:r>
          <w:rPr>
            <w:rFonts w:hint="eastAsia" w:ascii="Times New Roman" w:hAnsi="Times New Roman" w:cs="Times New Roman"/>
          </w:rPr>
          <w:t>、</w:t>
        </w:r>
      </w:ins>
      <w:ins w:id="1481" w:author="juku" w:date="2019-03-06T23:50:00Z">
        <w:r>
          <w:rPr>
            <w:rFonts w:ascii="Times New Roman" w:hAnsi="Times New Roman" w:cs="Times New Roman"/>
          </w:rPr>
          <w:t>I/O</w:t>
        </w:r>
      </w:ins>
      <w:ins w:id="1482" w:author="juku" w:date="2019-03-06T23:50:00Z">
        <w:r>
          <w:rPr>
            <w:rFonts w:hint="eastAsia" w:ascii="Times New Roman" w:hAnsi="Times New Roman" w:cs="Times New Roman"/>
          </w:rPr>
          <w:t>监控操作较少</w:t>
        </w:r>
      </w:ins>
      <w:ins w:id="1483" w:author="juku" w:date="2019-03-06T23:51:00Z">
        <w:r>
          <w:rPr>
            <w:rFonts w:hint="eastAsia" w:ascii="Times New Roman" w:hAnsi="Times New Roman" w:cs="Times New Roman"/>
          </w:rPr>
          <w:t>、</w:t>
        </w:r>
      </w:ins>
      <w:ins w:id="1484" w:author="juku" w:date="2019-03-06T23:50:00Z">
        <w:r>
          <w:rPr>
            <w:rFonts w:hint="eastAsia" w:ascii="Times New Roman" w:hAnsi="Times New Roman" w:cs="Times New Roman"/>
          </w:rPr>
          <w:t>环境切换需刷新</w:t>
        </w:r>
      </w:ins>
      <w:ins w:id="1485" w:author="juku" w:date="2019-03-06T23:50:00Z">
        <w:r>
          <w:rPr>
            <w:rFonts w:ascii="Times New Roman" w:hAnsi="Times New Roman" w:cs="Times New Roman"/>
          </w:rPr>
          <w:t>TLB</w:t>
        </w:r>
      </w:ins>
      <w:ins w:id="1486" w:author="juku" w:date="2019-03-06T23:50:00Z">
        <w:r>
          <w:rPr>
            <w:rFonts w:hint="eastAsia" w:ascii="Times New Roman" w:hAnsi="Times New Roman" w:cs="Times New Roman"/>
          </w:rPr>
          <w:t>、内存页频繁加载、</w:t>
        </w:r>
      </w:ins>
      <w:ins w:id="1487" w:author="juku" w:date="2019-03-06T23:50:00Z">
        <w:r>
          <w:rPr>
            <w:rFonts w:ascii="Times New Roman" w:hAnsi="Times New Roman" w:cs="Times New Roman"/>
          </w:rPr>
          <w:t>EPT</w:t>
        </w:r>
      </w:ins>
      <w:ins w:id="1488" w:author="juku" w:date="2019-03-06T23:50:00Z">
        <w:r>
          <w:rPr>
            <w:rFonts w:hint="eastAsia" w:ascii="Times New Roman" w:hAnsi="Times New Roman" w:cs="Times New Roman"/>
          </w:rPr>
          <w:t>更新时验证</w:t>
        </w:r>
      </w:ins>
      <w:ins w:id="1489" w:author="juku" w:date="2019-03-06T23:50:00Z">
        <w:r>
          <w:rPr>
            <w:rFonts w:ascii="Times New Roman" w:hAnsi="Times New Roman" w:cs="Times New Roman"/>
          </w:rPr>
          <w:t>Page</w:t>
        </w:r>
      </w:ins>
      <w:ins w:id="1490" w:author="juku" w:date="2019-03-06T23:50:00Z">
        <w:r>
          <w:rPr>
            <w:rFonts w:hint="eastAsia" w:ascii="Times New Roman" w:hAnsi="Times New Roman" w:cs="Times New Roman"/>
          </w:rPr>
          <w:t>信息（延迟内存</w:t>
        </w:r>
      </w:ins>
      <w:ins w:id="1491" w:author="juku" w:date="2019-03-06T23:50:00Z">
        <w:r>
          <w:rPr>
            <w:rFonts w:ascii="Times New Roman" w:hAnsi="Times New Roman" w:cs="Times New Roman"/>
          </w:rPr>
          <w:t>EPT</w:t>
        </w:r>
      </w:ins>
      <w:ins w:id="1492" w:author="juku" w:date="2019-03-06T23:50:00Z">
        <w:r>
          <w:rPr>
            <w:rFonts w:hint="eastAsia" w:ascii="Times New Roman" w:hAnsi="Times New Roman" w:cs="Times New Roman"/>
          </w:rPr>
          <w:t>访问时间），这些都与内存访问相关。根据上图的测试结果，最高的性能开销是原</w:t>
        </w:r>
      </w:ins>
      <w:ins w:id="1493" w:author="juku" w:date="2019-03-06T23:50:00Z">
        <w:r>
          <w:rPr>
            <w:rFonts w:ascii="Times New Roman" w:hAnsi="Times New Roman" w:cs="Times New Roman"/>
          </w:rPr>
          <w:t>KVM</w:t>
        </w:r>
      </w:ins>
      <w:ins w:id="1494" w:author="juku" w:date="2019-03-06T23:50:00Z">
        <w:r>
          <w:rPr>
            <w:rFonts w:hint="eastAsia" w:ascii="Times New Roman" w:hAnsi="Times New Roman" w:cs="Times New Roman"/>
          </w:rPr>
          <w:t>系统的</w:t>
        </w:r>
      </w:ins>
      <w:ins w:id="1495" w:author="juku" w:date="2019-03-06T23:50:00Z">
        <w:r>
          <w:rPr>
            <w:rFonts w:ascii="Times New Roman" w:hAnsi="Times New Roman" w:cs="Times New Roman"/>
          </w:rPr>
          <w:t>1.06</w:t>
        </w:r>
      </w:ins>
      <w:ins w:id="1496" w:author="juku" w:date="2019-03-06T23:50:00Z">
        <w:r>
          <w:rPr>
            <w:rFonts w:hint="eastAsia" w:ascii="Times New Roman" w:hAnsi="Times New Roman" w:cs="Times New Roman"/>
          </w:rPr>
          <w:t>倍，主要是</w:t>
        </w:r>
      </w:ins>
      <w:ins w:id="1497" w:author="juku" w:date="2019-03-06T23:50:00Z">
        <w:r>
          <w:rPr>
            <w:rFonts w:ascii="Times New Roman" w:hAnsi="Times New Roman" w:cs="Times New Roman"/>
          </w:rPr>
          <w:t>Mcf, astart, xalancbmk</w:t>
        </w:r>
      </w:ins>
      <w:ins w:id="1498" w:author="juku" w:date="2019-03-06T23:50:00Z">
        <w:r>
          <w:rPr>
            <w:rFonts w:hint="eastAsia" w:ascii="Times New Roman" w:hAnsi="Times New Roman" w:cs="Times New Roman"/>
          </w:rPr>
          <w:t>，这三种测试集主要的功能是大量分配内存，从而在</w:t>
        </w:r>
      </w:ins>
      <w:ins w:id="1499" w:author="juku" w:date="2019-03-06T23:50:00Z">
        <w:r>
          <w:rPr>
            <w:rFonts w:ascii="Times New Roman" w:hAnsi="Times New Roman" w:cs="Times New Roman"/>
          </w:rPr>
          <w:t>EPT</w:t>
        </w:r>
      </w:ins>
      <w:ins w:id="1500" w:author="juku" w:date="2019-03-06T23:50:00Z">
        <w:r>
          <w:rPr>
            <w:rFonts w:hint="eastAsia" w:ascii="Times New Roman" w:hAnsi="Times New Roman" w:cs="Times New Roman"/>
          </w:rPr>
          <w:t>更新时访问</w:t>
        </w:r>
      </w:ins>
      <w:ins w:id="1501" w:author="juku" w:date="2019-03-06T23:50:00Z">
        <w:r>
          <w:rPr>
            <w:rFonts w:ascii="Times New Roman" w:hAnsi="Times New Roman" w:cs="Times New Roman"/>
          </w:rPr>
          <w:t>page mark</w:t>
        </w:r>
      </w:ins>
      <w:ins w:id="1502" w:author="juku" w:date="2019-03-06T23:50:00Z">
        <w:r>
          <w:rPr>
            <w:rFonts w:hint="eastAsia" w:ascii="Times New Roman" w:hAnsi="Times New Roman" w:cs="Times New Roman"/>
          </w:rPr>
          <w:t>表，验证地址映射的正确性；访问</w:t>
        </w:r>
      </w:ins>
      <w:ins w:id="1503" w:author="juku" w:date="2019-03-06T23:50:00Z">
        <w:r>
          <w:rPr>
            <w:rFonts w:ascii="Times New Roman" w:hAnsi="Times New Roman" w:cs="Times New Roman"/>
          </w:rPr>
          <w:t>Page Mark</w:t>
        </w:r>
      </w:ins>
      <w:ins w:id="1504" w:author="juku" w:date="2019-03-06T23:50:00Z">
        <w:r>
          <w:rPr>
            <w:rFonts w:hint="eastAsia" w:ascii="Times New Roman" w:hAnsi="Times New Roman" w:cs="Times New Roman"/>
          </w:rPr>
          <w:t>会导致环境切换；</w:t>
        </w:r>
      </w:ins>
      <w:ins w:id="1505" w:author="juku" w:date="2019-03-06T23:50:00Z">
        <w:r>
          <w:rPr>
            <w:rFonts w:ascii="Times New Roman" w:hAnsi="Times New Roman" w:cs="Times New Roman"/>
          </w:rPr>
          <w:t>EPT</w:t>
        </w:r>
      </w:ins>
      <w:ins w:id="1506" w:author="juku" w:date="2019-03-06T23:50:00Z">
        <w:r>
          <w:rPr>
            <w:rFonts w:hint="eastAsia" w:ascii="Times New Roman" w:hAnsi="Times New Roman" w:cs="Times New Roman"/>
          </w:rPr>
          <w:t>更新会导致虚拟机退出</w:t>
        </w:r>
      </w:ins>
      <w:ins w:id="1507" w:author="juku" w:date="2019-03-06T23:50:00Z">
        <w:r>
          <w:rPr>
            <w:rFonts w:ascii="Times New Roman" w:hAnsi="Times New Roman" w:cs="Times New Roman"/>
          </w:rPr>
          <w:t>/</w:t>
        </w:r>
      </w:ins>
      <w:ins w:id="1508" w:author="juku" w:date="2019-03-06T23:50:00Z">
        <w:r>
          <w:rPr>
            <w:rFonts w:hint="eastAsia" w:ascii="Times New Roman" w:hAnsi="Times New Roman" w:cs="Times New Roman"/>
          </w:rPr>
          <w:t>进入</w:t>
        </w:r>
      </w:ins>
      <w:ins w:id="1509" w:author="juku" w:date="2019-03-06T23:50:00Z">
        <w:r>
          <w:rPr>
            <w:rFonts w:ascii="Times New Roman" w:hAnsi="Times New Roman" w:cs="Times New Roman"/>
          </w:rPr>
          <w:t>,</w:t>
        </w:r>
      </w:ins>
      <w:ins w:id="1510" w:author="juku" w:date="2019-03-06T23:50:00Z">
        <w:r>
          <w:rPr>
            <w:rFonts w:hint="eastAsia" w:ascii="Times New Roman" w:hAnsi="Times New Roman" w:cs="Times New Roman"/>
          </w:rPr>
          <w:t>并频繁访问</w:t>
        </w:r>
      </w:ins>
      <w:ins w:id="1511" w:author="juku" w:date="2019-03-06T23:50:00Z">
        <w:r>
          <w:rPr>
            <w:rFonts w:ascii="Times New Roman" w:hAnsi="Times New Roman" w:cs="Times New Roman"/>
          </w:rPr>
          <w:t>VMCS</w:t>
        </w:r>
      </w:ins>
      <w:ins w:id="1512" w:author="juku" w:date="2019-03-06T23:50:00Z">
        <w:r>
          <w:rPr>
            <w:rFonts w:hint="eastAsia" w:ascii="Times New Roman" w:hAnsi="Times New Roman" w:cs="Times New Roman"/>
          </w:rPr>
          <w:t>这三个部分发生性能损耗。总体的性能是低于</w:t>
        </w:r>
      </w:ins>
      <w:ins w:id="1513" w:author="juku" w:date="2019-03-06T23:50:00Z">
        <w:r>
          <w:rPr>
            <w:rFonts w:ascii="Times New Roman" w:hAnsi="Times New Roman" w:cs="Times New Roman"/>
          </w:rPr>
          <w:t>10%</w:t>
        </w:r>
      </w:ins>
      <w:ins w:id="1514" w:author="juku" w:date="2019-03-06T23:50:00Z">
        <w:r>
          <w:rPr>
            <w:rFonts w:hint="eastAsia" w:ascii="Times New Roman" w:hAnsi="Times New Roman" w:cs="Times New Roman"/>
          </w:rPr>
          <w:t>，满足性能需求。上图中的后三项数据是</w:t>
        </w:r>
      </w:ins>
      <w:ins w:id="1515" w:author="juku" w:date="2019-03-06T23:50:00Z">
        <w:r>
          <w:rPr>
            <w:rFonts w:ascii="Times New Roman" w:hAnsi="Times New Roman" w:cs="Times New Roman"/>
          </w:rPr>
          <w:t>bonnie++</w:t>
        </w:r>
      </w:ins>
      <w:ins w:id="1516" w:author="juku" w:date="2019-03-06T23:50:00Z">
        <w:r>
          <w:rPr>
            <w:rFonts w:hint="eastAsia" w:ascii="Times New Roman" w:hAnsi="Times New Roman" w:cs="Times New Roman"/>
          </w:rPr>
          <w:t>的测试结果，分别进行了顺序读、顺序写以及随机写操作测试，这些测试是预先分配内存再进行读或者写操作。根据结果分析，性能开销不大于无</w:t>
        </w:r>
      </w:ins>
      <w:ins w:id="1517" w:author="juku" w:date="2019-03-06T23:50:00Z">
        <w:r>
          <w:rPr>
            <w:rFonts w:ascii="Times New Roman" w:hAnsi="Times New Roman" w:cs="Times New Roman"/>
          </w:rPr>
          <w:t>HyperMI</w:t>
        </w:r>
      </w:ins>
      <w:ins w:id="1518" w:author="juku" w:date="2019-03-06T23:50:00Z">
        <w:r>
          <w:rPr>
            <w:rFonts w:hint="eastAsia" w:ascii="Times New Roman" w:hAnsi="Times New Roman" w:cs="Times New Roman"/>
          </w:rPr>
          <w:t>组件的</w:t>
        </w:r>
      </w:ins>
      <w:ins w:id="1519" w:author="juku" w:date="2019-03-06T23:50:00Z">
        <w:r>
          <w:rPr>
            <w:rFonts w:ascii="Times New Roman" w:hAnsi="Times New Roman" w:cs="Times New Roman"/>
          </w:rPr>
          <w:t>KVM</w:t>
        </w:r>
      </w:ins>
      <w:ins w:id="1520" w:author="juku" w:date="2019-03-06T23:50:00Z">
        <w:r>
          <w:rPr>
            <w:rFonts w:hint="eastAsia" w:ascii="Times New Roman" w:hAnsi="Times New Roman" w:cs="Times New Roman"/>
          </w:rPr>
          <w:t>系统的</w:t>
        </w:r>
      </w:ins>
      <w:ins w:id="1521" w:author="juku" w:date="2019-03-06T23:52:00Z">
        <w:del w:id="1522" w:author="1" w:date="2019-04-01T20:08:38Z">
          <w:r>
            <w:rPr>
              <w:rFonts w:ascii="Times New Roman" w:hAnsi="Times New Roman" w:cs="Times New Roman"/>
            </w:rPr>
            <w:delText>10</w:delText>
          </w:r>
        </w:del>
      </w:ins>
      <w:ins w:id="1523" w:author="juku" w:date="2019-03-06T23:50:00Z">
        <w:r>
          <w:rPr>
            <w:rFonts w:ascii="Times New Roman" w:hAnsi="Times New Roman" w:cs="Times New Roman"/>
          </w:rPr>
          <w:t>5%</w:t>
        </w:r>
      </w:ins>
      <w:ins w:id="1524" w:author="juku" w:date="2019-03-06T23:50:00Z">
        <w:r>
          <w:rPr>
            <w:rFonts w:hint="eastAsia" w:ascii="Times New Roman" w:hAnsi="Times New Roman" w:cs="Times New Roman"/>
          </w:rPr>
          <w:t>，性能开销相对较低，低于</w:t>
        </w:r>
      </w:ins>
      <w:ins w:id="1525" w:author="juku" w:date="2019-03-06T23:52:00Z">
        <w:r>
          <w:rPr>
            <w:rFonts w:hint="eastAsia" w:ascii="Times New Roman" w:hAnsi="Times New Roman" w:cs="Times New Roman"/>
          </w:rPr>
          <w:t>原系统的</w:t>
        </w:r>
      </w:ins>
      <w:ins w:id="1526" w:author="juku" w:date="2019-03-06T23:52:00Z">
        <w:del w:id="1527" w:author="1" w:date="2019-04-01T20:08:43Z">
          <w:r>
            <w:rPr>
              <w:rFonts w:ascii="Times New Roman" w:hAnsi="Times New Roman" w:cs="Times New Roman"/>
            </w:rPr>
            <w:delText>1</w:delText>
          </w:r>
        </w:del>
      </w:ins>
      <w:ins w:id="1528" w:author="juku" w:date="2019-03-06T23:50:00Z">
        <w:r>
          <w:rPr>
            <w:rFonts w:ascii="Times New Roman" w:hAnsi="Times New Roman" w:cs="Times New Roman"/>
          </w:rPr>
          <w:t>10%</w:t>
        </w:r>
      </w:ins>
      <w:ins w:id="1529" w:author="juku" w:date="2019-03-06T23:50:00Z">
        <w:r>
          <w:rPr>
            <w:rFonts w:hint="eastAsia" w:ascii="Times New Roman" w:hAnsi="Times New Roman" w:cs="Times New Roman"/>
          </w:rPr>
          <w:t>，可以接受</w:t>
        </w:r>
      </w:ins>
      <w:del w:id="1530" w:author="juku" w:date="2019-03-06T23:50:00Z">
        <w:r>
          <w:rPr>
            <w:rFonts w:hint="eastAsia" w:ascii="Times New Roman" w:hAnsi="Times New Roman" w:cs="Times New Roman"/>
          </w:rPr>
          <w:delText>结果显示，与内存操作相关的性能开销大，与</w:delText>
        </w:r>
      </w:del>
      <w:del w:id="1531" w:author="juku" w:date="2019-03-06T23:50:00Z">
        <w:r>
          <w:rPr>
            <w:rFonts w:ascii="Times New Roman" w:hAnsi="Times New Roman" w:cs="Times New Roman"/>
          </w:rPr>
          <w:delText xml:space="preserve">I/O </w:delText>
        </w:r>
      </w:del>
      <w:del w:id="1532" w:author="juku" w:date="2019-03-06T23:50:00Z">
        <w:r>
          <w:rPr>
            <w:rFonts w:hint="eastAsia" w:ascii="Times New Roman" w:hAnsi="Times New Roman" w:cs="Times New Roman"/>
          </w:rPr>
          <w:delText>操作相关的性能开销小。</w:delText>
        </w:r>
      </w:del>
    </w:p>
    <w:p>
      <w:pPr>
        <w:jc w:val="both"/>
        <w:rPr>
          <w:ins w:id="1533" w:author="unknown" w:date="2019-03-06T10:47:00Z"/>
          <w:del w:id="1534" w:author="juku" w:date="2019-03-06T23:50:00Z"/>
          <w:rFonts w:ascii="Times New Roman" w:hAnsi="Times New Roman" w:cs="Times New Roman"/>
        </w:rPr>
      </w:pPr>
      <w:del w:id="1535" w:author="juku" w:date="2019-03-06T23:50:00Z">
        <w:r>
          <w:rPr>
            <w:rFonts w:hint="eastAsia" w:ascii="Times New Roman" w:hAnsi="Times New Roman" w:cs="Times New Roman"/>
          </w:rPr>
          <w:delText>分析</w:delText>
        </w:r>
      </w:del>
      <w:ins w:id="1536" w:author="unknown" w:date="2019-03-06T10:46:00Z">
        <w:del w:id="1537" w:author="juku" w:date="2019-03-06T23:10:00Z">
          <w:r>
            <w:rPr>
              <w:rFonts w:hint="eastAsia" w:ascii="Times New Roman" w:hAnsi="Times New Roman" w:cs="Times New Roman"/>
            </w:rPr>
            <w:delText>（主语）</w:delText>
          </w:r>
        </w:del>
      </w:ins>
      <w:ins w:id="1538" w:author="unknown" w:date="2019-03-06T10:45:00Z">
        <w:del w:id="1539" w:author="juku" w:date="2019-03-06T23:50:00Z">
          <w:r>
            <w:rPr>
              <w:rFonts w:hint="eastAsia" w:ascii="Times New Roman" w:hAnsi="Times New Roman" w:cs="Times New Roman"/>
            </w:rPr>
            <w:delText>得</w:delText>
          </w:r>
        </w:del>
      </w:ins>
      <w:del w:id="1540" w:author="juku" w:date="2019-03-06T23:50:00Z">
        <w:r>
          <w:rPr>
            <w:rFonts w:hint="eastAsia" w:ascii="Times New Roman" w:hAnsi="Times New Roman" w:cs="Times New Roman"/>
          </w:rPr>
          <w:delText>知与内存操作监控较多，</w:delText>
        </w:r>
      </w:del>
      <w:del w:id="1541" w:author="juku" w:date="2019-03-06T23:50:00Z">
        <w:r>
          <w:rPr>
            <w:rFonts w:ascii="Times New Roman" w:hAnsi="Times New Roman" w:cs="Times New Roman"/>
          </w:rPr>
          <w:delText>I/O</w:delText>
        </w:r>
      </w:del>
      <w:del w:id="1542" w:author="juku" w:date="2019-03-06T23:50:00Z">
        <w:r>
          <w:rPr>
            <w:rFonts w:hint="eastAsia" w:ascii="Times New Roman" w:hAnsi="Times New Roman" w:cs="Times New Roman"/>
          </w:rPr>
          <w:delText>监控操作较少，环境切换需刷新</w:delText>
        </w:r>
      </w:del>
      <w:del w:id="1543" w:author="juku" w:date="2019-03-06T23:50:00Z">
        <w:r>
          <w:rPr>
            <w:rFonts w:ascii="Times New Roman" w:hAnsi="Times New Roman" w:cs="Times New Roman"/>
          </w:rPr>
          <w:delText>TLB</w:delText>
        </w:r>
      </w:del>
      <w:del w:id="1544" w:author="juku" w:date="2019-03-06T23:50:00Z">
        <w:r>
          <w:rPr>
            <w:rFonts w:hint="eastAsia" w:ascii="Times New Roman" w:hAnsi="Times New Roman" w:cs="Times New Roman"/>
          </w:rPr>
          <w:delText>、内存页频繁加载、</w:delText>
        </w:r>
      </w:del>
      <w:del w:id="1545" w:author="juku" w:date="2019-03-06T23:50:00Z">
        <w:r>
          <w:rPr>
            <w:rFonts w:ascii="Times New Roman" w:hAnsi="Times New Roman" w:cs="Times New Roman"/>
          </w:rPr>
          <w:delText>EPT</w:delText>
        </w:r>
      </w:del>
      <w:del w:id="1546" w:author="juku" w:date="2019-03-06T23:50:00Z">
        <w:r>
          <w:rPr>
            <w:rFonts w:hint="eastAsia" w:ascii="Times New Roman" w:hAnsi="Times New Roman" w:cs="Times New Roman"/>
          </w:rPr>
          <w:delText>更新时验证</w:delText>
        </w:r>
      </w:del>
      <w:del w:id="1547" w:author="juku" w:date="2019-03-06T23:50:00Z">
        <w:r>
          <w:rPr>
            <w:rFonts w:ascii="Times New Roman" w:hAnsi="Times New Roman" w:cs="Times New Roman"/>
          </w:rPr>
          <w:delText>Page</w:delText>
        </w:r>
      </w:del>
      <w:del w:id="1548" w:author="juku" w:date="2019-03-06T23:50:00Z">
        <w:r>
          <w:rPr>
            <w:rFonts w:hint="eastAsia" w:ascii="Times New Roman" w:hAnsi="Times New Roman" w:cs="Times New Roman"/>
          </w:rPr>
          <w:delText>信息（延迟内存</w:delText>
        </w:r>
      </w:del>
      <w:del w:id="1549" w:author="juku" w:date="2019-03-06T23:50:00Z">
        <w:r>
          <w:rPr>
            <w:rFonts w:ascii="Times New Roman" w:hAnsi="Times New Roman" w:cs="Times New Roman"/>
          </w:rPr>
          <w:delText>EPT</w:delText>
        </w:r>
      </w:del>
      <w:del w:id="1550" w:author="juku" w:date="2019-03-06T23:50:00Z">
        <w:r>
          <w:rPr>
            <w:rFonts w:hint="eastAsia" w:ascii="Times New Roman" w:hAnsi="Times New Roman" w:cs="Times New Roman"/>
          </w:rPr>
          <w:delText>访问时间），这些都与内存访问相关。</w:delText>
        </w:r>
      </w:del>
    </w:p>
    <w:p>
      <w:pPr>
        <w:jc w:val="both"/>
        <w:rPr>
          <w:rFonts w:ascii="Times New Roman" w:hAnsi="Times New Roman" w:cs="Times New Roman"/>
        </w:rPr>
      </w:pPr>
      <w:ins w:id="1551" w:author="unknown" w:date="2019-03-06T10:47:00Z">
        <w:del w:id="1552" w:author="juku" w:date="2019-03-06T23:50:00Z">
          <w:r>
            <w:rPr>
              <w:rFonts w:hint="eastAsia" w:ascii="Times New Roman" w:hAnsi="Times New Roman" w:cs="Times New Roman"/>
            </w:rPr>
            <w:delText>还需要计算说下上面写的平均性能小于百分之</w:delText>
          </w:r>
        </w:del>
      </w:ins>
      <w:ins w:id="1553" w:author="unknown" w:date="2019-03-06T10:47:00Z">
        <w:del w:id="1554" w:author="juku" w:date="2019-03-06T23:50:00Z">
          <w:r>
            <w:rPr>
              <w:rFonts w:ascii="Times New Roman" w:hAnsi="Times New Roman" w:cs="Times New Roman"/>
            </w:rPr>
            <w:delText>10</w:delText>
          </w:r>
        </w:del>
      </w:ins>
      <w:ins w:id="1555" w:author="unknown" w:date="2019-03-06T10:47:00Z">
        <w:del w:id="1556" w:author="juku" w:date="2019-03-06T23:50:00Z">
          <w:r>
            <w:rPr>
              <w:rFonts w:hint="eastAsia" w:ascii="Times New Roman" w:hAnsi="Times New Roman" w:cs="Times New Roman"/>
            </w:rPr>
            <w:delText>，光有图</w:delText>
          </w:r>
        </w:del>
      </w:ins>
      <w:ins w:id="1557" w:author="unknown" w:date="2019-03-06T10:48:00Z">
        <w:del w:id="1558" w:author="juku" w:date="2019-03-06T23:50:00Z">
          <w:r>
            <w:rPr>
              <w:rFonts w:hint="eastAsia" w:ascii="Times New Roman" w:hAnsi="Times New Roman" w:cs="Times New Roman"/>
            </w:rPr>
            <w:delText>不行</w:delText>
          </w:r>
        </w:del>
      </w:ins>
      <w:ins w:id="1559" w:author="unknown" w:date="2019-03-06T10:48:00Z">
        <w:r>
          <w:rPr>
            <w:rFonts w:hint="eastAsia" w:ascii="Times New Roman" w:hAnsi="Times New Roman" w:cs="Times New Roman"/>
          </w:rPr>
          <w:t>。</w:t>
        </w:r>
      </w:ins>
    </w:p>
    <w:p>
      <w:pPr>
        <w:rPr>
          <w:ins w:id="1560" w:author="juku" w:date="2019-03-07T00:08:00Z"/>
          <w:rFonts w:ascii="Times New Roman" w:hAnsi="Times New Roman" w:cs="Times New Roman"/>
          <w:b/>
          <w:rPrChange w:id="1561" w:author="juku" w:date="2019-03-18T19:04:00Z">
            <w:rPr>
              <w:ins w:id="1562" w:author="juku" w:date="2019-03-07T00:08:00Z"/>
              <w:rFonts w:ascii="Times New Roman" w:hAnsi="Times New Roman" w:cs="Times New Roman"/>
            </w:rPr>
          </w:rPrChange>
        </w:rPr>
      </w:pPr>
      <w:ins w:id="1563" w:author="juku" w:date="2019-03-07T00:08:00Z">
        <w:r>
          <w:rPr>
            <w:rFonts w:ascii="Times New Roman" w:hAnsi="Times New Roman" w:cs="Times New Roman"/>
            <w:b/>
          </w:rPr>
          <w:t xml:space="preserve">B. </w:t>
        </w:r>
      </w:ins>
      <w:ins w:id="1564" w:author="juku" w:date="2019-03-07T00:08:00Z">
        <w:r>
          <w:rPr>
            <w:rFonts w:hint="eastAsia" w:ascii="Times New Roman" w:hAnsi="Times New Roman" w:cs="Times New Roman"/>
            <w:b/>
          </w:rPr>
          <w:t>虚拟机启动关闭时间测试</w:t>
        </w:r>
      </w:ins>
    </w:p>
    <w:p>
      <w:pPr>
        <w:rPr>
          <w:ins w:id="1565" w:author="juku" w:date="2019-03-07T00:08:00Z"/>
          <w:rFonts w:ascii="Times New Roman" w:hAnsi="Times New Roman" w:cs="Times New Roman"/>
        </w:rPr>
      </w:pPr>
      <w:ins w:id="1566" w:author="juku" w:date="2019-03-07T00:08:00Z">
        <w:r>
          <w:rPr>
            <w:rFonts w:hint="eastAsia" w:ascii="Times New Roman" w:hAnsi="Times New Roman" w:cs="Times New Roman"/>
          </w:rPr>
          <w:t>测试结果如下：</w:t>
        </w:r>
      </w:ins>
    </w:p>
    <w:p>
      <w:pPr>
        <w:rPr>
          <w:ins w:id="1567" w:author="juku" w:date="2019-03-07T00:08:00Z"/>
          <w:rFonts w:ascii="Times New Roman" w:hAnsi="Times New Roman" w:cs="Times New Roman"/>
        </w:rPr>
      </w:pPr>
    </w:p>
    <w:tbl>
      <w:tblPr>
        <w:tblStyle w:val="1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ins w:id="1568" w:author="juku" w:date="2019-03-07T00:08:00Z"/>
        </w:trPr>
        <w:tc>
          <w:tcPr>
            <w:tcW w:w="2765" w:type="dxa"/>
          </w:tcPr>
          <w:p>
            <w:pPr>
              <w:widowControl w:val="0"/>
              <w:jc w:val="both"/>
              <w:rPr>
                <w:ins w:id="1569" w:author="juku" w:date="2019-03-07T00:08:00Z"/>
                <w:rFonts w:ascii="Times New Roman" w:hAnsi="Times New Roman" w:cs="Times New Roman"/>
              </w:rPr>
            </w:pPr>
          </w:p>
        </w:tc>
        <w:tc>
          <w:tcPr>
            <w:tcW w:w="2765" w:type="dxa"/>
          </w:tcPr>
          <w:p>
            <w:pPr>
              <w:widowControl w:val="0"/>
              <w:jc w:val="center"/>
              <w:rPr>
                <w:ins w:id="1570" w:author="juku" w:date="2019-03-07T00:08:00Z"/>
                <w:rFonts w:ascii="Times New Roman" w:hAnsi="Times New Roman" w:cs="Times New Roman"/>
              </w:rPr>
            </w:pPr>
            <w:ins w:id="1571" w:author="juku" w:date="2019-03-07T00:08:00Z">
              <w:r>
                <w:rPr>
                  <w:rFonts w:hint="eastAsia" w:ascii="Times New Roman" w:hAnsi="Times New Roman" w:cs="Times New Roman"/>
                </w:rPr>
                <w:t>启动（</w:t>
              </w:r>
            </w:ins>
            <w:ins w:id="1572" w:author="juku" w:date="2019-03-07T00:08:00Z">
              <w:r>
                <w:rPr>
                  <w:rFonts w:ascii="Times New Roman" w:hAnsi="Times New Roman" w:cs="Times New Roman"/>
                </w:rPr>
                <w:t>s</w:t>
              </w:r>
            </w:ins>
            <w:ins w:id="1573" w:author="juku" w:date="2019-03-07T00:08:00Z">
              <w:r>
                <w:rPr>
                  <w:rFonts w:hint="eastAsia" w:ascii="Times New Roman" w:hAnsi="Times New Roman" w:cs="Times New Roman"/>
                </w:rPr>
                <w:t>）</w:t>
              </w:r>
            </w:ins>
          </w:p>
        </w:tc>
        <w:tc>
          <w:tcPr>
            <w:tcW w:w="2766" w:type="dxa"/>
          </w:tcPr>
          <w:p>
            <w:pPr>
              <w:widowControl w:val="0"/>
              <w:jc w:val="center"/>
              <w:rPr>
                <w:ins w:id="1574" w:author="juku" w:date="2019-03-07T00:08:00Z"/>
                <w:rFonts w:ascii="Times New Roman" w:hAnsi="Times New Roman" w:cs="Times New Roman"/>
              </w:rPr>
            </w:pPr>
            <w:ins w:id="1575" w:author="juku" w:date="2019-03-07T00:08:00Z">
              <w:r>
                <w:rPr>
                  <w:rFonts w:hint="eastAsia" w:ascii="Times New Roman" w:hAnsi="Times New Roman" w:cs="Times New Roman"/>
                </w:rPr>
                <w:t>关闭（</w:t>
              </w:r>
            </w:ins>
            <w:ins w:id="1576" w:author="juku" w:date="2019-03-07T00:08:00Z">
              <w:r>
                <w:rPr>
                  <w:rFonts w:ascii="Times New Roman" w:hAnsi="Times New Roman" w:cs="Times New Roman"/>
                </w:rPr>
                <w:t>s</w:t>
              </w:r>
            </w:ins>
            <w:ins w:id="1577" w:author="juku" w:date="2019-03-07T00:08:00Z">
              <w:r>
                <w:rPr>
                  <w:rFonts w:hint="eastAsia" w:ascii="Times New Roman" w:hAnsi="Times New Roman" w:cs="Times New Roman"/>
                </w:rPr>
                <w:t>）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ins w:id="1578" w:author="juku" w:date="2019-03-07T00:08:00Z"/>
        </w:trPr>
        <w:tc>
          <w:tcPr>
            <w:tcW w:w="2765" w:type="dxa"/>
          </w:tcPr>
          <w:p>
            <w:pPr>
              <w:widowControl w:val="0"/>
              <w:jc w:val="both"/>
              <w:rPr>
                <w:ins w:id="1579" w:author="juku" w:date="2019-03-07T00:08:00Z"/>
                <w:rFonts w:ascii="Times New Roman" w:hAnsi="Times New Roman" w:cs="Times New Roman"/>
              </w:rPr>
            </w:pPr>
            <w:ins w:id="1580" w:author="juku" w:date="2019-03-07T00:08:00Z">
              <w:r>
                <w:rPr>
                  <w:rFonts w:hint="eastAsia" w:ascii="Times New Roman" w:hAnsi="Times New Roman" w:cs="Times New Roman"/>
                </w:rPr>
                <w:t>不启动</w:t>
              </w:r>
            </w:ins>
            <w:ins w:id="1581" w:author="juku" w:date="2019-03-07T00:08:00Z">
              <w:r>
                <w:rPr>
                  <w:rFonts w:ascii="Times New Roman" w:hAnsi="Times New Roman" w:cs="Times New Roman"/>
                </w:rPr>
                <w:t>HyperMI</w:t>
              </w:r>
            </w:ins>
          </w:p>
        </w:tc>
        <w:tc>
          <w:tcPr>
            <w:tcW w:w="2765" w:type="dxa"/>
          </w:tcPr>
          <w:p>
            <w:pPr>
              <w:widowControl w:val="0"/>
              <w:jc w:val="center"/>
              <w:rPr>
                <w:ins w:id="1582" w:author="juku" w:date="2019-03-07T00:08:00Z"/>
                <w:rFonts w:ascii="Times New Roman" w:hAnsi="Times New Roman" w:cs="Times New Roman"/>
              </w:rPr>
            </w:pPr>
            <w:ins w:id="1583" w:author="juku" w:date="2019-03-07T00:08:00Z">
              <w:r>
                <w:rPr>
                  <w:rFonts w:ascii="Times New Roman" w:hAnsi="Times New Roman" w:cs="Times New Roman"/>
                </w:rPr>
                <w:t>11.79</w:t>
              </w:r>
            </w:ins>
          </w:p>
        </w:tc>
        <w:tc>
          <w:tcPr>
            <w:tcW w:w="2766" w:type="dxa"/>
          </w:tcPr>
          <w:p>
            <w:pPr>
              <w:widowControl w:val="0"/>
              <w:jc w:val="center"/>
              <w:rPr>
                <w:ins w:id="1584" w:author="juku" w:date="2019-03-07T00:08:00Z"/>
                <w:rFonts w:ascii="Times New Roman" w:hAnsi="Times New Roman" w:cs="Times New Roman"/>
              </w:rPr>
            </w:pPr>
            <w:ins w:id="1585" w:author="juku" w:date="2019-03-07T00:08:00Z">
              <w:r>
                <w:rPr>
                  <w:rFonts w:ascii="Times New Roman" w:hAnsi="Times New Roman" w:cs="Times New Roman"/>
                </w:rPr>
                <w:t>1.75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ins w:id="1586" w:author="juku" w:date="2019-03-07T00:08:00Z"/>
        </w:trPr>
        <w:tc>
          <w:tcPr>
            <w:tcW w:w="2765" w:type="dxa"/>
          </w:tcPr>
          <w:p>
            <w:pPr>
              <w:widowControl w:val="0"/>
              <w:jc w:val="both"/>
              <w:rPr>
                <w:ins w:id="1587" w:author="juku" w:date="2019-03-07T00:08:00Z"/>
                <w:rFonts w:ascii="Times New Roman" w:hAnsi="Times New Roman" w:cs="Times New Roman"/>
              </w:rPr>
            </w:pPr>
            <w:ins w:id="1588" w:author="juku" w:date="2019-03-07T00:08:00Z">
              <w:r>
                <w:rPr>
                  <w:rFonts w:hint="eastAsia" w:ascii="Times New Roman" w:hAnsi="Times New Roman" w:cs="Times New Roman"/>
                </w:rPr>
                <w:t>启动</w:t>
              </w:r>
            </w:ins>
            <w:ins w:id="1589" w:author="juku" w:date="2019-03-07T00:08:00Z">
              <w:r>
                <w:rPr>
                  <w:rFonts w:ascii="Times New Roman" w:hAnsi="Times New Roman" w:cs="Times New Roman"/>
                </w:rPr>
                <w:t>HyperMI</w:t>
              </w:r>
            </w:ins>
          </w:p>
        </w:tc>
        <w:tc>
          <w:tcPr>
            <w:tcW w:w="2765" w:type="dxa"/>
          </w:tcPr>
          <w:p>
            <w:pPr>
              <w:widowControl w:val="0"/>
              <w:jc w:val="center"/>
              <w:rPr>
                <w:ins w:id="1590" w:author="juku" w:date="2019-03-07T00:08:00Z"/>
                <w:rFonts w:ascii="Times New Roman" w:hAnsi="Times New Roman" w:cs="Times New Roman"/>
              </w:rPr>
            </w:pPr>
            <w:ins w:id="1591" w:author="juku" w:date="2019-03-07T00:08:00Z">
              <w:r>
                <w:rPr>
                  <w:rFonts w:ascii="Times New Roman" w:hAnsi="Times New Roman" w:cs="Times New Roman"/>
                </w:rPr>
                <w:t>12.97</w:t>
              </w:r>
            </w:ins>
          </w:p>
        </w:tc>
        <w:tc>
          <w:tcPr>
            <w:tcW w:w="2766" w:type="dxa"/>
          </w:tcPr>
          <w:p>
            <w:pPr>
              <w:widowControl w:val="0"/>
              <w:jc w:val="center"/>
              <w:rPr>
                <w:ins w:id="1592" w:author="juku" w:date="2019-03-07T00:08:00Z"/>
                <w:rFonts w:ascii="Times New Roman" w:hAnsi="Times New Roman" w:cs="Times New Roman"/>
              </w:rPr>
            </w:pPr>
            <w:ins w:id="1593" w:author="juku" w:date="2019-03-07T00:08:00Z">
              <w:r>
                <w:rPr>
                  <w:rFonts w:ascii="Times New Roman" w:hAnsi="Times New Roman" w:cs="Times New Roman"/>
                </w:rPr>
                <w:t>1.89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ins w:id="1594" w:author="juku" w:date="2019-03-07T00:08:00Z"/>
        </w:trPr>
        <w:tc>
          <w:tcPr>
            <w:tcW w:w="2765" w:type="dxa"/>
          </w:tcPr>
          <w:p>
            <w:pPr>
              <w:widowControl w:val="0"/>
              <w:jc w:val="both"/>
              <w:rPr>
                <w:ins w:id="1595" w:author="juku" w:date="2019-03-07T00:08:00Z"/>
                <w:rFonts w:ascii="Times New Roman" w:hAnsi="Times New Roman" w:cs="Times New Roman"/>
              </w:rPr>
            </w:pPr>
            <w:ins w:id="1596" w:author="juku" w:date="2019-03-07T00:08:00Z">
              <w:r>
                <w:rPr>
                  <w:rFonts w:hint="eastAsia" w:ascii="Times New Roman" w:hAnsi="Times New Roman" w:cs="Times New Roman"/>
                </w:rPr>
                <w:t>效率</w:t>
              </w:r>
            </w:ins>
          </w:p>
        </w:tc>
        <w:tc>
          <w:tcPr>
            <w:tcW w:w="2765" w:type="dxa"/>
          </w:tcPr>
          <w:p>
            <w:pPr>
              <w:widowControl w:val="0"/>
              <w:jc w:val="center"/>
              <w:rPr>
                <w:ins w:id="1597" w:author="juku" w:date="2019-03-07T00:08:00Z"/>
                <w:rFonts w:ascii="Times New Roman" w:hAnsi="Times New Roman" w:cs="Times New Roman"/>
              </w:rPr>
            </w:pPr>
            <w:ins w:id="1598" w:author="juku" w:date="2019-03-07T00:08:00Z">
              <w:r>
                <w:rPr>
                  <w:rFonts w:ascii="Times New Roman" w:hAnsi="Times New Roman" w:cs="Times New Roman"/>
                </w:rPr>
                <w:t>1.1</w:t>
              </w:r>
            </w:ins>
          </w:p>
        </w:tc>
        <w:tc>
          <w:tcPr>
            <w:tcW w:w="2766" w:type="dxa"/>
          </w:tcPr>
          <w:p>
            <w:pPr>
              <w:widowControl w:val="0"/>
              <w:jc w:val="center"/>
              <w:rPr>
                <w:ins w:id="1599" w:author="juku" w:date="2019-03-07T00:08:00Z"/>
                <w:rFonts w:ascii="Times New Roman" w:hAnsi="Times New Roman" w:cs="Times New Roman"/>
              </w:rPr>
            </w:pPr>
            <w:ins w:id="1600" w:author="juku" w:date="2019-03-07T00:08:00Z">
              <w:r>
                <w:rPr>
                  <w:rFonts w:ascii="Times New Roman" w:hAnsi="Times New Roman" w:cs="Times New Roman"/>
                </w:rPr>
                <w:t>1.08</w:t>
              </w:r>
            </w:ins>
          </w:p>
        </w:tc>
      </w:tr>
    </w:tbl>
    <w:p>
      <w:pPr>
        <w:rPr>
          <w:ins w:id="1601" w:author="juku" w:date="2019-03-07T00:08:00Z"/>
          <w:rFonts w:ascii="Times New Roman" w:hAnsi="Times New Roman" w:cs="Times New Roman"/>
        </w:rPr>
      </w:pPr>
    </w:p>
    <w:p>
      <w:pPr>
        <w:ind w:firstLine="420"/>
        <w:rPr>
          <w:ins w:id="1602" w:author="juku" w:date="2019-03-07T00:08:00Z"/>
          <w:del w:id="1603" w:author="1" w:date="2019-04-01T20:09:48Z"/>
          <w:rFonts w:ascii="Times New Roman" w:hAnsi="Times New Roman" w:cs="Times New Roman"/>
        </w:rPr>
      </w:pPr>
      <w:ins w:id="1604" w:author="juku" w:date="2019-03-07T00:08:00Z">
        <w:r>
          <w:rPr>
            <w:rFonts w:hint="eastAsia" w:ascii="Times New Roman" w:hAnsi="Times New Roman" w:cs="Times New Roman"/>
          </w:rPr>
          <w:t>通过程序运行过程分析，当宿主机安全启动后，</w:t>
        </w:r>
      </w:ins>
      <w:ins w:id="1605" w:author="juku" w:date="2019-03-07T00:08:00Z">
        <w:r>
          <w:rPr>
            <w:rFonts w:ascii="Times New Roman" w:hAnsi="Times New Roman" w:cs="Times New Roman"/>
          </w:rPr>
          <w:t>HyperMI</w:t>
        </w:r>
      </w:ins>
      <w:ins w:id="1606" w:author="juku" w:date="2019-03-07T00:08:00Z">
        <w:r>
          <w:rPr>
            <w:rFonts w:hint="eastAsia" w:ascii="Times New Roman" w:hAnsi="Times New Roman" w:cs="Times New Roman"/>
          </w:rPr>
          <w:t>会创建新的一套页表完成安全执行环境的创建。随后，创建虚拟机，在启动虚拟机的过程中，会分配大量的内存，引发虚拟机退出和虚拟机进入操作；同时在内存分配，页表更新的过程中访问</w:t>
        </w:r>
      </w:ins>
      <w:ins w:id="1607" w:author="juku" w:date="2019-03-07T00:08:00Z">
        <w:r>
          <w:rPr>
            <w:rFonts w:ascii="Times New Roman" w:hAnsi="Times New Roman" w:cs="Times New Roman"/>
          </w:rPr>
          <w:t xml:space="preserve">Page Mark </w:t>
        </w:r>
      </w:ins>
      <w:ins w:id="1608" w:author="juku" w:date="2019-03-07T00:08:00Z">
        <w:r>
          <w:rPr>
            <w:rFonts w:hint="eastAsia" w:ascii="Times New Roman" w:hAnsi="Times New Roman" w:cs="Times New Roman"/>
          </w:rPr>
          <w:t>表和</w:t>
        </w:r>
      </w:ins>
      <w:ins w:id="1609" w:author="juku" w:date="2019-03-07T00:08:00Z">
        <w:r>
          <w:rPr>
            <w:rFonts w:ascii="Times New Roman" w:hAnsi="Times New Roman" w:cs="Times New Roman"/>
          </w:rPr>
          <w:t>VM Mark</w:t>
        </w:r>
      </w:ins>
      <w:ins w:id="1610" w:author="juku" w:date="2019-03-07T00:08:00Z">
        <w:r>
          <w:rPr>
            <w:rFonts w:hint="eastAsia" w:ascii="Times New Roman" w:hAnsi="Times New Roman" w:cs="Times New Roman"/>
          </w:rPr>
          <w:t>表，验证</w:t>
        </w:r>
      </w:ins>
      <w:ins w:id="1611" w:author="juku" w:date="2019-03-07T00:08:00Z">
        <w:r>
          <w:rPr>
            <w:rFonts w:ascii="Times New Roman" w:hAnsi="Times New Roman" w:cs="Times New Roman"/>
          </w:rPr>
          <w:t>EPT</w:t>
        </w:r>
      </w:ins>
      <w:ins w:id="1612" w:author="juku" w:date="2019-03-07T00:08:00Z">
        <w:r>
          <w:rPr>
            <w:rFonts w:hint="eastAsia" w:ascii="Times New Roman" w:hAnsi="Times New Roman" w:cs="Times New Roman"/>
          </w:rPr>
          <w:t>更新的正确性和页更新的正确性；由于访问在虚拟机退出</w:t>
        </w:r>
      </w:ins>
      <w:ins w:id="1613" w:author="juku" w:date="2019-03-07T00:08:00Z">
        <w:r>
          <w:rPr>
            <w:rFonts w:ascii="Times New Roman" w:hAnsi="Times New Roman" w:cs="Times New Roman"/>
          </w:rPr>
          <w:t>/</w:t>
        </w:r>
      </w:ins>
      <w:ins w:id="1614" w:author="juku" w:date="2019-03-07T00:08:00Z">
        <w:r>
          <w:rPr>
            <w:rFonts w:hint="eastAsia" w:ascii="Times New Roman" w:hAnsi="Times New Roman" w:cs="Times New Roman"/>
          </w:rPr>
          <w:t>进入和页表分配中，访问了位于</w:t>
        </w:r>
      </w:ins>
      <w:ins w:id="1615" w:author="juku" w:date="2019-03-07T00:08:00Z">
        <w:r>
          <w:rPr>
            <w:rFonts w:ascii="Times New Roman" w:hAnsi="Times New Roman" w:cs="Times New Roman"/>
          </w:rPr>
          <w:t>HW</w:t>
        </w:r>
      </w:ins>
      <w:ins w:id="1616" w:author="juku" w:date="2019-03-07T00:08:00Z">
        <w:r>
          <w:rPr>
            <w:rFonts w:hint="eastAsia" w:ascii="Times New Roman" w:hAnsi="Times New Roman" w:cs="Times New Roman"/>
          </w:rPr>
          <w:t>中的</w:t>
        </w:r>
      </w:ins>
      <w:ins w:id="1617" w:author="juku" w:date="2019-03-07T00:08:00Z">
        <w:r>
          <w:rPr>
            <w:rFonts w:ascii="Times New Roman" w:hAnsi="Times New Roman" w:cs="Times New Roman"/>
          </w:rPr>
          <w:t>VMCS</w:t>
        </w:r>
      </w:ins>
      <w:ins w:id="1618" w:author="juku" w:date="2019-03-07T00:08:00Z">
        <w:r>
          <w:rPr>
            <w:rFonts w:hint="eastAsia" w:ascii="Times New Roman" w:hAnsi="Times New Roman" w:cs="Times New Roman"/>
          </w:rPr>
          <w:t>和</w:t>
        </w:r>
      </w:ins>
      <w:ins w:id="1619" w:author="juku" w:date="2019-03-07T00:08:00Z">
        <w:r>
          <w:rPr>
            <w:rFonts w:ascii="Times New Roman" w:hAnsi="Times New Roman" w:cs="Times New Roman"/>
          </w:rPr>
          <w:t>EPT</w:t>
        </w:r>
      </w:ins>
      <w:ins w:id="1620" w:author="juku" w:date="2019-03-07T00:08:00Z">
        <w:r>
          <w:rPr>
            <w:rFonts w:hint="eastAsia" w:ascii="Times New Roman" w:hAnsi="Times New Roman" w:cs="Times New Roman"/>
          </w:rPr>
          <w:t>，导致大量的环境切换，引发一定开销。综上，虚拟机启动的过程中会引发大量的环境切换、</w:t>
        </w:r>
      </w:ins>
      <w:ins w:id="1621" w:author="juku" w:date="2019-03-07T00:08:00Z">
        <w:r>
          <w:rPr>
            <w:rFonts w:ascii="Times New Roman" w:hAnsi="Times New Roman" w:cs="Times New Roman"/>
          </w:rPr>
          <w:t>Page</w:t>
        </w:r>
      </w:ins>
      <w:ins w:id="1622" w:author="juku" w:date="2019-03-07T00:08:00Z">
        <w:r>
          <w:rPr>
            <w:rFonts w:hint="eastAsia" w:ascii="Times New Roman" w:hAnsi="Times New Roman" w:cs="Times New Roman"/>
          </w:rPr>
          <w:t>验证、虚拟机与</w:t>
        </w:r>
      </w:ins>
      <w:ins w:id="1623" w:author="juku" w:date="2019-03-07T00:08:00Z">
        <w:r>
          <w:rPr>
            <w:rFonts w:ascii="Times New Roman" w:hAnsi="Times New Roman" w:cs="Times New Roman"/>
          </w:rPr>
          <w:t>Hypervisor</w:t>
        </w:r>
      </w:ins>
      <w:ins w:id="1624" w:author="juku" w:date="2019-03-07T00:08:00Z">
        <w:r>
          <w:rPr>
            <w:rFonts w:hint="eastAsia" w:ascii="Times New Roman" w:hAnsi="Times New Roman" w:cs="Times New Roman"/>
          </w:rPr>
          <w:t>的交互操作。</w:t>
        </w:r>
      </w:ins>
    </w:p>
    <w:p>
      <w:pPr>
        <w:ind w:firstLine="420"/>
        <w:jc w:val="left"/>
        <w:rPr>
          <w:ins w:id="1626" w:author="juku" w:date="2019-04-24T22:48:15Z"/>
          <w:rFonts w:hint="eastAsia" w:ascii="Times New Roman" w:hAnsi="Times New Roman" w:cs="Times New Roman"/>
        </w:rPr>
        <w:pPrChange w:id="1625" w:author="juku" w:date="2019-04-24T22:48:13Z">
          <w:pPr>
            <w:jc w:val="both"/>
          </w:pPr>
        </w:pPrChange>
      </w:pPr>
      <w:ins w:id="1627" w:author="juku" w:date="2019-03-07T00:08:00Z">
        <w:r>
          <w:rPr>
            <w:rFonts w:hint="eastAsia" w:ascii="Times New Roman" w:hAnsi="Times New Roman" w:cs="Times New Roman"/>
          </w:rPr>
          <w:t>根据上述测试结果分析，当使用</w:t>
        </w:r>
      </w:ins>
      <w:ins w:id="1628" w:author="juku" w:date="2019-03-07T00:08:00Z">
        <w:r>
          <w:rPr>
            <w:rFonts w:ascii="Times New Roman" w:hAnsi="Times New Roman" w:cs="Times New Roman"/>
          </w:rPr>
          <w:t>HyperMI</w:t>
        </w:r>
      </w:ins>
      <w:ins w:id="1629" w:author="juku" w:date="2019-03-07T00:08:00Z">
        <w:r>
          <w:rPr>
            <w:rFonts w:hint="eastAsia" w:ascii="Times New Roman" w:hAnsi="Times New Roman" w:cs="Times New Roman"/>
          </w:rPr>
          <w:t>时，给虚拟机启动和关闭带来的时间开销分别是</w:t>
        </w:r>
      </w:ins>
      <w:ins w:id="1630" w:author="juku" w:date="2019-03-07T00:08:00Z">
        <w:r>
          <w:rPr>
            <w:rFonts w:ascii="Times New Roman" w:hAnsi="Times New Roman" w:cs="Times New Roman"/>
          </w:rPr>
          <w:t>1.1</w:t>
        </w:r>
      </w:ins>
      <w:ins w:id="1631" w:author="juku" w:date="2019-03-07T00:08:00Z">
        <w:r>
          <w:rPr>
            <w:rFonts w:hint="eastAsia" w:ascii="Times New Roman" w:hAnsi="Times New Roman" w:cs="Times New Roman"/>
          </w:rPr>
          <w:t>倍和</w:t>
        </w:r>
      </w:ins>
      <w:ins w:id="1632" w:author="juku" w:date="2019-03-07T00:08:00Z">
        <w:r>
          <w:rPr>
            <w:rFonts w:ascii="Times New Roman" w:hAnsi="Times New Roman" w:cs="Times New Roman"/>
          </w:rPr>
          <w:t>1.08</w:t>
        </w:r>
      </w:ins>
      <w:ins w:id="1633" w:author="juku" w:date="2019-03-07T00:08:00Z">
        <w:r>
          <w:rPr>
            <w:rFonts w:hint="eastAsia" w:ascii="Times New Roman" w:hAnsi="Times New Roman" w:cs="Times New Roman"/>
          </w:rPr>
          <w:t>倍，相对较小，这种开销是可以接受的。</w:t>
        </w:r>
      </w:ins>
    </w:p>
    <w:p>
      <w:pPr>
        <w:numPr>
          <w:ilvl w:val="0"/>
          <w:numId w:val="14"/>
          <w:ins w:id="1635" w:author="juku" w:date="2019-04-24T22:48:19Z"/>
        </w:numPr>
        <w:ind w:firstLine="0"/>
        <w:jc w:val="left"/>
        <w:rPr>
          <w:ins w:id="1636" w:author="1" w:date="2019-04-26T17:58:34Z"/>
          <w:rFonts w:hint="default" w:ascii="Times New Roman" w:hAnsi="Times New Roman" w:cs="Times New Roman" w:eastAsiaTheme="minorEastAsia"/>
          <w:lang w:val="en-US" w:eastAsia="zh-CN"/>
        </w:rPr>
        <w:pPrChange w:id="1634" w:author="juku" w:date="2019-04-24T22:48:19Z">
          <w:pPr>
            <w:jc w:val="both"/>
          </w:pPr>
        </w:pPrChange>
      </w:pPr>
      <w:ins w:id="1637" w:author="juku" w:date="2019-04-24T22:48:37Z">
        <w:r>
          <w:rPr>
            <w:rFonts w:hint="eastAsia" w:ascii="Times New Roman" w:hAnsi="Times New Roman" w:cs="Times New Roman"/>
            <w:lang w:val="en-US" w:eastAsia="zh-CN"/>
          </w:rPr>
          <w:t>内存</w:t>
        </w:r>
      </w:ins>
      <w:ins w:id="1638" w:author="juku" w:date="2019-04-24T22:48:39Z">
        <w:r>
          <w:rPr>
            <w:rFonts w:hint="eastAsia" w:ascii="Times New Roman" w:hAnsi="Times New Roman" w:cs="Times New Roman"/>
            <w:lang w:val="en-US" w:eastAsia="zh-CN"/>
          </w:rPr>
          <w:t>带宽</w:t>
        </w:r>
      </w:ins>
      <w:ins w:id="1639" w:author="1" w:date="2019-04-26T16:57:43Z">
        <w:r>
          <w:rPr>
            <w:rFonts w:hint="eastAsia" w:ascii="Times New Roman" w:hAnsi="Times New Roman" w:cs="Times New Roman"/>
            <w:lang w:val="en-US" w:eastAsia="zh-CN"/>
          </w:rPr>
          <w:t>memtester</w:t>
        </w:r>
      </w:ins>
      <w:ins w:id="1640" w:author="juku" w:date="2019-04-24T22:48:58Z">
        <w:del w:id="1641" w:author="1" w:date="2019-04-26T16:57:44Z">
          <w:r>
            <w:rPr>
              <w:rFonts w:hint="eastAsia" w:ascii="Times New Roman" w:hAnsi="Times New Roman" w:cs="Times New Roman"/>
              <w:lang w:val="en-US" w:eastAsia="zh-CN"/>
            </w:rPr>
            <w:delText>st</w:delText>
          </w:r>
        </w:del>
      </w:ins>
      <w:ins w:id="1642" w:author="juku" w:date="2019-04-24T22:48:58Z">
        <w:del w:id="1643" w:author="1" w:date="2019-04-26T16:57:45Z">
          <w:r>
            <w:rPr>
              <w:rFonts w:hint="eastAsia" w:ascii="Times New Roman" w:hAnsi="Times New Roman" w:cs="Times New Roman"/>
              <w:lang w:val="en-US" w:eastAsia="zh-CN"/>
            </w:rPr>
            <w:delText>rea</w:delText>
          </w:r>
        </w:del>
      </w:ins>
      <w:ins w:id="1644" w:author="juku" w:date="2019-04-24T22:48:58Z">
        <w:del w:id="1645" w:author="1" w:date="2019-04-26T16:57:46Z">
          <w:r>
            <w:rPr>
              <w:rFonts w:hint="eastAsia" w:ascii="Times New Roman" w:hAnsi="Times New Roman" w:cs="Times New Roman"/>
              <w:lang w:val="en-US" w:eastAsia="zh-CN"/>
            </w:rPr>
            <w:delText>m</w:delText>
          </w:r>
        </w:del>
      </w:ins>
      <w:ins w:id="1646" w:author="juku" w:date="2019-04-24T22:48:59Z">
        <w:r>
          <w:rPr>
            <w:rFonts w:hint="eastAsia" w:ascii="Times New Roman" w:hAnsi="Times New Roman" w:cs="Times New Roman"/>
            <w:lang w:val="en-US" w:eastAsia="zh-CN"/>
          </w:rPr>
          <w:t>测试</w:t>
        </w:r>
      </w:ins>
    </w:p>
    <w:p>
      <w:pPr>
        <w:numPr>
          <w:ilvl w:val="-1"/>
          <w:numId w:val="0"/>
        </w:numPr>
        <w:ind w:firstLine="420"/>
        <w:jc w:val="left"/>
        <w:rPr>
          <w:ins w:id="1648" w:author="1" w:date="2019-04-26T18:00:34Z"/>
          <w:rFonts w:hint="eastAsia" w:ascii="Times New Roman" w:hAnsi="Times New Roman" w:cs="Times New Roman"/>
          <w:lang w:val="en-US" w:eastAsia="zh-CN"/>
        </w:rPr>
        <w:pPrChange w:id="1647" w:author="1" w:date="2019-04-26T18:01:09Z">
          <w:pPr>
            <w:jc w:val="both"/>
          </w:pPr>
        </w:pPrChange>
      </w:pPr>
      <w:ins w:id="1649" w:author="1" w:date="2019-04-26T17:58:52Z">
        <w:r>
          <w:rPr>
            <w:rFonts w:hint="eastAsia" w:ascii="Times New Roman" w:hAnsi="Times New Roman" w:cs="Times New Roman"/>
            <w:lang w:val="en-US" w:eastAsia="zh-CN"/>
          </w:rPr>
          <w:t>通过</w:t>
        </w:r>
      </w:ins>
      <w:ins w:id="1650" w:author="1" w:date="2019-04-26T17:58:56Z">
        <w:r>
          <w:rPr>
            <w:rFonts w:hint="eastAsia" w:ascii="Times New Roman" w:hAnsi="Times New Roman" w:cs="Times New Roman"/>
            <w:lang w:val="en-US" w:eastAsia="zh-CN"/>
          </w:rPr>
          <w:t>使用</w:t>
        </w:r>
      </w:ins>
      <w:ins w:id="1651" w:author="1" w:date="2019-04-26T17:58:59Z">
        <w:r>
          <w:rPr>
            <w:rFonts w:hint="eastAsia" w:ascii="Times New Roman" w:hAnsi="Times New Roman" w:cs="Times New Roman"/>
            <w:lang w:val="en-US" w:eastAsia="zh-CN"/>
          </w:rPr>
          <w:t>memtest</w:t>
        </w:r>
      </w:ins>
      <w:ins w:id="1652" w:author="1" w:date="2019-04-26T17:59:01Z">
        <w:r>
          <w:rPr>
            <w:rFonts w:hint="eastAsia" w:ascii="Times New Roman" w:hAnsi="Times New Roman" w:cs="Times New Roman"/>
            <w:lang w:val="en-US" w:eastAsia="zh-CN"/>
          </w:rPr>
          <w:t>er</w:t>
        </w:r>
      </w:ins>
      <w:ins w:id="1653" w:author="1" w:date="2019-04-26T17:59:02Z">
        <w:r>
          <w:rPr>
            <w:rFonts w:hint="eastAsia" w:ascii="Times New Roman" w:hAnsi="Times New Roman" w:cs="Times New Roman"/>
            <w:lang w:val="en-US" w:eastAsia="zh-CN"/>
          </w:rPr>
          <w:t>测试</w:t>
        </w:r>
      </w:ins>
      <w:ins w:id="1654" w:author="1" w:date="2019-04-26T17:59:05Z">
        <w:r>
          <w:rPr>
            <w:rFonts w:hint="eastAsia" w:ascii="Times New Roman" w:hAnsi="Times New Roman" w:cs="Times New Roman"/>
            <w:lang w:val="en-US" w:eastAsia="zh-CN"/>
          </w:rPr>
          <w:t>工具</w:t>
        </w:r>
      </w:ins>
      <w:ins w:id="1655" w:author="1" w:date="2019-04-26T17:59:06Z">
        <w:r>
          <w:rPr>
            <w:rFonts w:hint="eastAsia" w:ascii="Times New Roman" w:hAnsi="Times New Roman" w:cs="Times New Roman"/>
            <w:lang w:val="en-US" w:eastAsia="zh-CN"/>
          </w:rPr>
          <w:t>测试</w:t>
        </w:r>
      </w:ins>
      <w:ins w:id="1656" w:author="1" w:date="2019-04-26T17:59:10Z">
        <w:r>
          <w:rPr>
            <w:rFonts w:hint="eastAsia" w:ascii="Times New Roman" w:hAnsi="Times New Roman" w:cs="Times New Roman"/>
            <w:lang w:val="en-US" w:eastAsia="zh-CN"/>
          </w:rPr>
          <w:t>内存</w:t>
        </w:r>
      </w:ins>
      <w:ins w:id="1657" w:author="1" w:date="2019-04-26T17:59:11Z">
        <w:r>
          <w:rPr>
            <w:rFonts w:hint="eastAsia" w:ascii="Times New Roman" w:hAnsi="Times New Roman" w:cs="Times New Roman"/>
            <w:lang w:val="en-US" w:eastAsia="zh-CN"/>
          </w:rPr>
          <w:t>带宽</w:t>
        </w:r>
      </w:ins>
      <w:ins w:id="1658" w:author="1" w:date="2019-04-26T17:59:13Z">
        <w:r>
          <w:rPr>
            <w:rFonts w:hint="eastAsia" w:ascii="Times New Roman" w:hAnsi="Times New Roman" w:cs="Times New Roman"/>
            <w:lang w:val="en-US" w:eastAsia="zh-CN"/>
          </w:rPr>
          <w:t>，</w:t>
        </w:r>
      </w:ins>
      <w:ins w:id="1659" w:author="1" w:date="2019-04-26T18:00:08Z">
        <w:r>
          <w:rPr>
            <w:rFonts w:hint="eastAsia" w:ascii="Times New Roman" w:hAnsi="Times New Roman" w:cs="Times New Roman"/>
            <w:lang w:val="en-US" w:eastAsia="zh-CN"/>
          </w:rPr>
          <w:t>申请</w:t>
        </w:r>
      </w:ins>
      <w:ins w:id="1660" w:author="1" w:date="2019-04-26T17:59:23Z">
        <w:r>
          <w:rPr>
            <w:rFonts w:hint="eastAsia" w:ascii="Times New Roman" w:hAnsi="Times New Roman" w:cs="Times New Roman"/>
            <w:lang w:val="en-US" w:eastAsia="zh-CN"/>
          </w:rPr>
          <w:t>102</w:t>
        </w:r>
      </w:ins>
      <w:ins w:id="1661" w:author="1" w:date="2019-04-26T17:59:25Z">
        <w:r>
          <w:rPr>
            <w:rFonts w:hint="eastAsia" w:ascii="Times New Roman" w:hAnsi="Times New Roman" w:cs="Times New Roman"/>
            <w:lang w:val="en-US" w:eastAsia="zh-CN"/>
          </w:rPr>
          <w:t>4</w:t>
        </w:r>
      </w:ins>
      <w:ins w:id="1662" w:author="1" w:date="2019-04-26T17:59:26Z">
        <w:r>
          <w:rPr>
            <w:rFonts w:hint="eastAsia" w:ascii="Times New Roman" w:hAnsi="Times New Roman" w:cs="Times New Roman"/>
            <w:lang w:val="en-US" w:eastAsia="zh-CN"/>
          </w:rPr>
          <w:t>M</w:t>
        </w:r>
      </w:ins>
      <w:ins w:id="1663" w:author="1" w:date="2019-04-26T17:59:31Z">
        <w:r>
          <w:rPr>
            <w:rFonts w:hint="eastAsia" w:ascii="Times New Roman" w:hAnsi="Times New Roman" w:cs="Times New Roman"/>
            <w:lang w:val="en-US" w:eastAsia="zh-CN"/>
          </w:rPr>
          <w:t>内存</w:t>
        </w:r>
      </w:ins>
      <w:ins w:id="1664" w:author="1" w:date="2019-04-26T18:00:14Z">
        <w:r>
          <w:rPr>
            <w:rFonts w:hint="eastAsia" w:ascii="Times New Roman" w:hAnsi="Times New Roman" w:cs="Times New Roman"/>
            <w:lang w:val="en-US" w:eastAsia="zh-CN"/>
          </w:rPr>
          <w:t>进行</w:t>
        </w:r>
      </w:ins>
      <w:ins w:id="1665" w:author="1" w:date="2019-04-26T18:00:15Z">
        <w:r>
          <w:rPr>
            <w:rFonts w:hint="eastAsia" w:ascii="Times New Roman" w:hAnsi="Times New Roman" w:cs="Times New Roman"/>
            <w:lang w:val="en-US" w:eastAsia="zh-CN"/>
          </w:rPr>
          <w:t>内存</w:t>
        </w:r>
      </w:ins>
      <w:ins w:id="1666" w:author="1" w:date="2019-04-26T18:00:17Z">
        <w:r>
          <w:rPr>
            <w:rFonts w:hint="eastAsia" w:ascii="Times New Roman" w:hAnsi="Times New Roman" w:cs="Times New Roman"/>
            <w:lang w:val="en-US" w:eastAsia="zh-CN"/>
          </w:rPr>
          <w:t>压力</w:t>
        </w:r>
      </w:ins>
      <w:ins w:id="1667" w:author="1" w:date="2019-04-26T18:00:18Z">
        <w:r>
          <w:rPr>
            <w:rFonts w:hint="eastAsia" w:ascii="Times New Roman" w:hAnsi="Times New Roman" w:cs="Times New Roman"/>
            <w:lang w:val="en-US" w:eastAsia="zh-CN"/>
          </w:rPr>
          <w:t>测试</w:t>
        </w:r>
      </w:ins>
      <w:ins w:id="1668" w:author="1" w:date="2019-04-26T18:01:23Z">
        <w:r>
          <w:rPr>
            <w:rFonts w:hint="eastAsia" w:ascii="Times New Roman" w:hAnsi="Times New Roman" w:cs="Times New Roman"/>
            <w:lang w:val="en-US" w:eastAsia="zh-CN"/>
          </w:rPr>
          <w:t>2</w:t>
        </w:r>
      </w:ins>
      <w:ins w:id="1669" w:author="1" w:date="2019-04-26T18:01:25Z">
        <w:r>
          <w:rPr>
            <w:rFonts w:hint="eastAsia" w:ascii="Times New Roman" w:hAnsi="Times New Roman" w:cs="Times New Roman"/>
            <w:lang w:val="en-US" w:eastAsia="zh-CN"/>
          </w:rPr>
          <w:t>次</w:t>
        </w:r>
      </w:ins>
      <w:ins w:id="1670" w:author="1" w:date="2019-04-26T18:00:20Z">
        <w:r>
          <w:rPr>
            <w:rFonts w:hint="eastAsia" w:ascii="Times New Roman" w:hAnsi="Times New Roman" w:cs="Times New Roman"/>
            <w:lang w:val="en-US" w:eastAsia="zh-CN"/>
          </w:rPr>
          <w:t>，</w:t>
        </w:r>
      </w:ins>
      <w:ins w:id="1671" w:author="1" w:date="2019-04-26T18:00:21Z">
        <w:r>
          <w:rPr>
            <w:rFonts w:hint="eastAsia" w:ascii="Times New Roman" w:hAnsi="Times New Roman" w:cs="Times New Roman"/>
            <w:lang w:val="en-US" w:eastAsia="zh-CN"/>
          </w:rPr>
          <w:t>测试</w:t>
        </w:r>
      </w:ins>
      <w:ins w:id="1672" w:author="1" w:date="2019-04-26T18:00:27Z">
        <w:r>
          <w:rPr>
            <w:rFonts w:hint="eastAsia" w:ascii="Times New Roman" w:hAnsi="Times New Roman" w:cs="Times New Roman"/>
            <w:lang w:val="en-US" w:eastAsia="zh-CN"/>
          </w:rPr>
          <w:t>指令和</w:t>
        </w:r>
      </w:ins>
      <w:ins w:id="1673" w:author="1" w:date="2019-04-26T18:00:29Z">
        <w:r>
          <w:rPr>
            <w:rFonts w:hint="eastAsia" w:ascii="Times New Roman" w:hAnsi="Times New Roman" w:cs="Times New Roman"/>
            <w:lang w:val="en-US" w:eastAsia="zh-CN"/>
          </w:rPr>
          <w:t>测试</w:t>
        </w:r>
      </w:ins>
      <w:ins w:id="1674" w:author="1" w:date="2019-04-26T18:00:30Z">
        <w:r>
          <w:rPr>
            <w:rFonts w:hint="eastAsia" w:ascii="Times New Roman" w:hAnsi="Times New Roman" w:cs="Times New Roman"/>
            <w:lang w:val="en-US" w:eastAsia="zh-CN"/>
          </w:rPr>
          <w:t>结果</w:t>
        </w:r>
      </w:ins>
      <w:ins w:id="1675" w:author="1" w:date="2019-04-26T18:00:33Z">
        <w:r>
          <w:rPr>
            <w:rFonts w:hint="eastAsia" w:ascii="Times New Roman" w:hAnsi="Times New Roman" w:cs="Times New Roman"/>
            <w:lang w:val="en-US" w:eastAsia="zh-CN"/>
          </w:rPr>
          <w:t>如</w:t>
        </w:r>
      </w:ins>
      <w:ins w:id="1676" w:author="1" w:date="2019-04-26T18:02:11Z">
        <w:r>
          <w:rPr>
            <w:rFonts w:hint="eastAsia" w:ascii="Times New Roman" w:hAnsi="Times New Roman" w:cs="Times New Roman"/>
            <w:lang w:val="en-US" w:eastAsia="zh-CN"/>
          </w:rPr>
          <w:t>图</w:t>
        </w:r>
      </w:ins>
      <w:ins w:id="1677" w:author="1" w:date="2019-04-26T18:02:12Z">
        <w:r>
          <w:rPr>
            <w:rFonts w:hint="eastAsia" w:ascii="Times New Roman" w:hAnsi="Times New Roman" w:cs="Times New Roman"/>
            <w:lang w:val="en-US" w:eastAsia="zh-CN"/>
          </w:rPr>
          <w:t>，</w:t>
        </w:r>
      </w:ins>
      <w:ins w:id="1678" w:author="1" w:date="2019-04-26T18:03:02Z">
        <w:r>
          <w:rPr>
            <w:rFonts w:hint="eastAsia" w:ascii="Times New Roman" w:hAnsi="Times New Roman" w:cs="Times New Roman"/>
            <w:lang w:val="en-US" w:eastAsia="zh-CN"/>
          </w:rPr>
          <w:t>表明</w:t>
        </w:r>
      </w:ins>
      <w:ins w:id="1679" w:author="1" w:date="2019-04-26T18:03:21Z">
        <w:r>
          <w:rPr>
            <w:rFonts w:hint="eastAsia" w:ascii="Times New Roman" w:hAnsi="Times New Roman" w:cs="Times New Roman"/>
            <w:lang w:val="en-US" w:eastAsia="zh-CN"/>
          </w:rPr>
          <w:t>在开启</w:t>
        </w:r>
      </w:ins>
      <w:ins w:id="1680" w:author="1" w:date="2019-04-26T18:03:24Z">
        <w:r>
          <w:rPr>
            <w:rFonts w:hint="eastAsia" w:ascii="Times New Roman" w:hAnsi="Times New Roman" w:cs="Times New Roman"/>
            <w:lang w:val="en-US" w:eastAsia="zh-CN"/>
          </w:rPr>
          <w:t>虚拟机</w:t>
        </w:r>
      </w:ins>
      <w:ins w:id="1681" w:author="1" w:date="2019-04-26T18:03:25Z">
        <w:r>
          <w:rPr>
            <w:rFonts w:hint="eastAsia" w:ascii="Times New Roman" w:hAnsi="Times New Roman" w:cs="Times New Roman"/>
            <w:lang w:val="en-US" w:eastAsia="zh-CN"/>
          </w:rPr>
          <w:t>安全</w:t>
        </w:r>
      </w:ins>
      <w:ins w:id="1682" w:author="1" w:date="2019-04-26T18:03:27Z">
        <w:r>
          <w:rPr>
            <w:rFonts w:hint="eastAsia" w:ascii="Times New Roman" w:hAnsi="Times New Roman" w:cs="Times New Roman"/>
            <w:lang w:val="en-US" w:eastAsia="zh-CN"/>
          </w:rPr>
          <w:t>套件</w:t>
        </w:r>
      </w:ins>
      <w:ins w:id="1683" w:author="1" w:date="2019-04-26T18:03:29Z">
        <w:r>
          <w:rPr>
            <w:rFonts w:hint="eastAsia" w:ascii="Times New Roman" w:hAnsi="Times New Roman" w:cs="Times New Roman"/>
            <w:lang w:val="en-US" w:eastAsia="zh-CN"/>
          </w:rPr>
          <w:t>系统</w:t>
        </w:r>
      </w:ins>
      <w:ins w:id="1684" w:author="1" w:date="2019-04-26T18:03:30Z">
        <w:r>
          <w:rPr>
            <w:rFonts w:hint="eastAsia" w:ascii="Times New Roman" w:hAnsi="Times New Roman" w:cs="Times New Roman"/>
            <w:lang w:val="en-US" w:eastAsia="zh-CN"/>
          </w:rPr>
          <w:t>后</w:t>
        </w:r>
      </w:ins>
      <w:ins w:id="1685" w:author="1" w:date="2019-04-26T18:03:31Z">
        <w:r>
          <w:rPr>
            <w:rFonts w:hint="eastAsia" w:ascii="Times New Roman" w:hAnsi="Times New Roman" w:cs="Times New Roman"/>
            <w:lang w:val="en-US" w:eastAsia="zh-CN"/>
          </w:rPr>
          <w:t>，</w:t>
        </w:r>
      </w:ins>
      <w:ins w:id="1686" w:author="1" w:date="2019-04-26T18:03:17Z">
        <w:r>
          <w:rPr>
            <w:rFonts w:hint="eastAsia" w:ascii="Times New Roman" w:hAnsi="Times New Roman" w:cs="Times New Roman"/>
            <w:lang w:val="en-US" w:eastAsia="zh-CN"/>
          </w:rPr>
          <w:t>宿主机</w:t>
        </w:r>
      </w:ins>
      <w:ins w:id="1687" w:author="1" w:date="2019-04-26T18:03:35Z">
        <w:r>
          <w:rPr>
            <w:rFonts w:hint="eastAsia" w:ascii="Times New Roman" w:hAnsi="Times New Roman" w:cs="Times New Roman"/>
            <w:lang w:val="en-US" w:eastAsia="zh-CN"/>
          </w:rPr>
          <w:t>可以</w:t>
        </w:r>
      </w:ins>
      <w:ins w:id="1688" w:author="1" w:date="2019-04-26T18:04:09Z">
        <w:r>
          <w:rPr>
            <w:rFonts w:hint="eastAsia" w:ascii="Times New Roman" w:hAnsi="Times New Roman" w:cs="Times New Roman"/>
            <w:lang w:val="en-US" w:eastAsia="zh-CN"/>
          </w:rPr>
          <w:t>通过</w:t>
        </w:r>
      </w:ins>
      <w:ins w:id="1689" w:author="1" w:date="2019-04-26T18:04:11Z">
        <w:r>
          <w:rPr>
            <w:rFonts w:hint="eastAsia" w:ascii="Times New Roman" w:hAnsi="Times New Roman" w:cs="Times New Roman"/>
            <w:lang w:val="en-US" w:eastAsia="zh-CN"/>
          </w:rPr>
          <w:t>内存</w:t>
        </w:r>
      </w:ins>
      <w:ins w:id="1690" w:author="1" w:date="2019-04-26T18:04:16Z">
        <w:r>
          <w:rPr>
            <w:rFonts w:hint="eastAsia" w:ascii="Times New Roman" w:hAnsi="Times New Roman" w:cs="Times New Roman"/>
            <w:lang w:val="en-US" w:eastAsia="zh-CN"/>
          </w:rPr>
          <w:t>压力测试</w:t>
        </w:r>
      </w:ins>
      <w:ins w:id="1691" w:author="1" w:date="2019-04-26T18:04:18Z">
        <w:r>
          <w:rPr>
            <w:rFonts w:hint="eastAsia" w:ascii="Times New Roman" w:hAnsi="Times New Roman" w:cs="Times New Roman"/>
            <w:lang w:val="en-US" w:eastAsia="zh-CN"/>
          </w:rPr>
          <w:t>。</w:t>
        </w:r>
      </w:ins>
    </w:p>
    <w:p>
      <w:pPr>
        <w:numPr>
          <w:ilvl w:val="-1"/>
          <w:numId w:val="0"/>
        </w:numPr>
        <w:ind w:firstLine="0"/>
        <w:jc w:val="center"/>
        <w:rPr>
          <w:ins w:id="1693" w:author="juku" w:date="2019-04-24T22:48:40Z"/>
          <w:rFonts w:hint="default" w:ascii="Times New Roman" w:hAnsi="Times New Roman" w:cs="Times New Roman" w:eastAsiaTheme="minorEastAsia"/>
          <w:lang w:val="en-US" w:eastAsia="zh-CN"/>
        </w:rPr>
        <w:pPrChange w:id="1692" w:author="1" w:date="2019-04-26T18:01:52Z">
          <w:pPr>
            <w:jc w:val="both"/>
          </w:pPr>
        </w:pPrChange>
      </w:pPr>
      <w:ins w:id="1694" w:author="1" w:date="2019-04-26T18:01:06Z">
        <w:r>
          <w:rPr/>
          <w:drawing>
            <wp:inline distT="0" distB="0" distL="114300" distR="114300">
              <wp:extent cx="4438650" cy="7620000"/>
              <wp:effectExtent l="0" t="0" r="0" b="0"/>
              <wp:docPr id="28" name="图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8" name="图片 4"/>
                      <pic:cNvPicPr>
                        <a:picLocks noChangeAspect="1"/>
                      </pic:cNvPicPr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38650" cy="762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numPr>
          <w:ilvl w:val="0"/>
          <w:numId w:val="14"/>
          <w:ins w:id="1697" w:author="juku" w:date="2019-04-24T22:48:19Z"/>
        </w:numPr>
        <w:ind w:firstLine="0"/>
        <w:jc w:val="left"/>
        <w:rPr>
          <w:ins w:id="1698" w:author="1" w:date="2019-04-26T15:52:56Z"/>
          <w:rFonts w:hint="default" w:ascii="Times New Roman" w:hAnsi="Times New Roman" w:cs="Times New Roman" w:eastAsiaTheme="minorEastAsia"/>
          <w:lang w:val="en-US" w:eastAsia="zh-CN"/>
        </w:rPr>
        <w:pPrChange w:id="1696" w:author="juku" w:date="2019-04-24T22:48:19Z">
          <w:pPr>
            <w:jc w:val="both"/>
          </w:pPr>
        </w:pPrChange>
      </w:pPr>
      <w:ins w:id="1699" w:author="juku" w:date="2019-04-24T22:48:47Z">
        <w:r>
          <w:rPr>
            <w:rFonts w:hint="eastAsia" w:ascii="Times New Roman" w:hAnsi="Times New Roman" w:cs="Times New Roman"/>
            <w:lang w:val="en-US" w:eastAsia="zh-CN"/>
          </w:rPr>
          <w:t>Lmbe</w:t>
        </w:r>
      </w:ins>
      <w:ins w:id="1700" w:author="juku" w:date="2019-04-24T22:48:48Z">
        <w:r>
          <w:rPr>
            <w:rFonts w:hint="eastAsia" w:ascii="Times New Roman" w:hAnsi="Times New Roman" w:cs="Times New Roman"/>
            <w:lang w:val="en-US" w:eastAsia="zh-CN"/>
          </w:rPr>
          <w:t>nc</w:t>
        </w:r>
      </w:ins>
      <w:ins w:id="1701" w:author="juku" w:date="2019-04-24T22:48:49Z">
        <w:r>
          <w:rPr>
            <w:rFonts w:hint="eastAsia" w:ascii="Times New Roman" w:hAnsi="Times New Roman" w:cs="Times New Roman"/>
            <w:lang w:val="en-US" w:eastAsia="zh-CN"/>
          </w:rPr>
          <w:t>h</w:t>
        </w:r>
      </w:ins>
      <w:ins w:id="1702" w:author="juku" w:date="2019-04-24T22:48:53Z">
        <w:r>
          <w:rPr>
            <w:rFonts w:hint="eastAsia" w:ascii="Times New Roman" w:hAnsi="Times New Roman" w:cs="Times New Roman"/>
            <w:lang w:val="en-US" w:eastAsia="zh-CN"/>
          </w:rPr>
          <w:t>基准测试</w:t>
        </w:r>
      </w:ins>
    </w:p>
    <w:p>
      <w:pPr>
        <w:numPr>
          <w:ilvl w:val="-1"/>
          <w:numId w:val="0"/>
        </w:numPr>
        <w:ind w:firstLine="420"/>
        <w:jc w:val="left"/>
        <w:rPr>
          <w:ins w:id="1704" w:author="1" w:date="2019-04-26T17:08:49Z"/>
          <w:rFonts w:hint="eastAsia" w:ascii="Times New Roman" w:hAnsi="Times New Roman" w:cs="Times New Roman"/>
          <w:lang w:val="en-US" w:eastAsia="zh-CN"/>
        </w:rPr>
        <w:pPrChange w:id="1703" w:author="1" w:date="2019-04-26T17:43:40Z">
          <w:pPr>
            <w:jc w:val="both"/>
          </w:pPr>
        </w:pPrChange>
      </w:pPr>
      <w:ins w:id="1705" w:author="1" w:date="2019-04-26T17:11:15Z">
        <w:r>
          <w:rPr>
            <w:rFonts w:hint="eastAsia" w:ascii="Times New Roman" w:hAnsi="Times New Roman" w:cs="Times New Roman"/>
            <w:lang w:val="en-US" w:eastAsia="zh-CN"/>
          </w:rPr>
          <w:t>通过</w:t>
        </w:r>
      </w:ins>
      <w:ins w:id="1706" w:author="1" w:date="2019-04-26T17:11:18Z">
        <w:r>
          <w:rPr>
            <w:rFonts w:hint="eastAsia" w:ascii="Times New Roman" w:hAnsi="Times New Roman" w:cs="Times New Roman"/>
            <w:lang w:val="en-US" w:eastAsia="zh-CN"/>
          </w:rPr>
          <w:t>两次</w:t>
        </w:r>
      </w:ins>
      <w:ins w:id="1707" w:author="1" w:date="2019-04-26T17:11:20Z">
        <w:r>
          <w:rPr>
            <w:rFonts w:hint="eastAsia" w:ascii="Times New Roman" w:hAnsi="Times New Roman" w:cs="Times New Roman"/>
            <w:lang w:val="en-US" w:eastAsia="zh-CN"/>
          </w:rPr>
          <w:t>测试</w:t>
        </w:r>
      </w:ins>
      <w:ins w:id="1708" w:author="1" w:date="2019-04-26T17:11:22Z">
        <w:r>
          <w:rPr>
            <w:rFonts w:hint="eastAsia" w:ascii="Times New Roman" w:hAnsi="Times New Roman" w:cs="Times New Roman"/>
            <w:lang w:val="en-US" w:eastAsia="zh-CN"/>
          </w:rPr>
          <w:t>，</w:t>
        </w:r>
      </w:ins>
      <w:ins w:id="1709" w:author="1" w:date="2019-04-26T17:11:25Z">
        <w:r>
          <w:rPr>
            <w:rFonts w:hint="eastAsia" w:ascii="Times New Roman" w:hAnsi="Times New Roman" w:cs="Times New Roman"/>
            <w:lang w:val="en-US" w:eastAsia="zh-CN"/>
          </w:rPr>
          <w:t>第一次</w:t>
        </w:r>
      </w:ins>
      <w:ins w:id="1710" w:author="1" w:date="2019-04-26T17:11:27Z">
        <w:r>
          <w:rPr>
            <w:rFonts w:hint="eastAsia" w:ascii="Times New Roman" w:hAnsi="Times New Roman" w:cs="Times New Roman"/>
            <w:lang w:val="en-US" w:eastAsia="zh-CN"/>
          </w:rPr>
          <w:t>是</w:t>
        </w:r>
      </w:ins>
      <w:ins w:id="1711" w:author="1" w:date="2019-04-26T17:11:32Z">
        <w:r>
          <w:rPr>
            <w:rFonts w:hint="eastAsia" w:ascii="Times New Roman" w:hAnsi="Times New Roman" w:cs="Times New Roman"/>
            <w:lang w:val="en-US" w:eastAsia="zh-CN"/>
          </w:rPr>
          <w:t>虚拟机有</w:t>
        </w:r>
      </w:ins>
      <w:ins w:id="1712" w:author="1" w:date="2019-04-26T17:11:33Z">
        <w:r>
          <w:rPr>
            <w:rFonts w:hint="eastAsia" w:ascii="Times New Roman" w:hAnsi="Times New Roman" w:cs="Times New Roman"/>
            <w:lang w:val="en-US" w:eastAsia="zh-CN"/>
          </w:rPr>
          <w:t>负载</w:t>
        </w:r>
      </w:ins>
      <w:ins w:id="1713" w:author="1" w:date="2019-04-26T17:11:34Z">
        <w:r>
          <w:rPr>
            <w:rFonts w:hint="eastAsia" w:ascii="Times New Roman" w:hAnsi="Times New Roman" w:cs="Times New Roman"/>
            <w:lang w:val="en-US" w:eastAsia="zh-CN"/>
          </w:rPr>
          <w:t>运行</w:t>
        </w:r>
      </w:ins>
      <w:ins w:id="1714" w:author="1" w:date="2019-04-26T17:11:36Z">
        <w:r>
          <w:rPr>
            <w:rFonts w:hint="eastAsia" w:ascii="Times New Roman" w:hAnsi="Times New Roman" w:cs="Times New Roman"/>
            <w:lang w:val="en-US" w:eastAsia="zh-CN"/>
          </w:rPr>
          <w:t>，</w:t>
        </w:r>
      </w:ins>
      <w:ins w:id="1715" w:author="1" w:date="2019-04-26T17:11:37Z">
        <w:r>
          <w:rPr>
            <w:rFonts w:hint="eastAsia" w:ascii="Times New Roman" w:hAnsi="Times New Roman" w:cs="Times New Roman"/>
            <w:lang w:val="en-US" w:eastAsia="zh-CN"/>
          </w:rPr>
          <w:t>第二次是</w:t>
        </w:r>
      </w:ins>
      <w:ins w:id="1716" w:author="1" w:date="2019-04-26T17:11:39Z">
        <w:r>
          <w:rPr>
            <w:rFonts w:hint="eastAsia" w:ascii="Times New Roman" w:hAnsi="Times New Roman" w:cs="Times New Roman"/>
            <w:lang w:val="en-US" w:eastAsia="zh-CN"/>
          </w:rPr>
          <w:t>虚拟机</w:t>
        </w:r>
      </w:ins>
      <w:ins w:id="1717" w:author="1" w:date="2019-04-26T17:11:40Z">
        <w:r>
          <w:rPr>
            <w:rFonts w:hint="eastAsia" w:ascii="Times New Roman" w:hAnsi="Times New Roman" w:cs="Times New Roman"/>
            <w:lang w:val="en-US" w:eastAsia="zh-CN"/>
          </w:rPr>
          <w:t>没有</w:t>
        </w:r>
      </w:ins>
      <w:ins w:id="1718" w:author="1" w:date="2019-04-26T17:11:41Z">
        <w:r>
          <w:rPr>
            <w:rFonts w:hint="eastAsia" w:ascii="Times New Roman" w:hAnsi="Times New Roman" w:cs="Times New Roman"/>
            <w:lang w:val="en-US" w:eastAsia="zh-CN"/>
          </w:rPr>
          <w:t>负载</w:t>
        </w:r>
      </w:ins>
      <w:ins w:id="1719" w:author="1" w:date="2019-04-26T17:11:46Z">
        <w:r>
          <w:rPr>
            <w:rFonts w:hint="eastAsia" w:ascii="Times New Roman" w:hAnsi="Times New Roman" w:cs="Times New Roman"/>
            <w:lang w:val="en-US" w:eastAsia="zh-CN"/>
          </w:rPr>
          <w:t>运行</w:t>
        </w:r>
      </w:ins>
      <w:ins w:id="1720" w:author="1" w:date="2019-04-26T17:12:38Z">
        <w:r>
          <w:rPr>
            <w:rFonts w:hint="eastAsia" w:ascii="Times New Roman" w:hAnsi="Times New Roman" w:cs="Times New Roman"/>
            <w:lang w:val="en-US" w:eastAsia="zh-CN"/>
          </w:rPr>
          <w:t>，</w:t>
        </w:r>
      </w:ins>
      <w:ins w:id="1721" w:author="1" w:date="2019-04-26T17:03:01Z">
        <w:r>
          <w:rPr>
            <w:rFonts w:hint="eastAsia" w:ascii="Times New Roman" w:hAnsi="Times New Roman" w:cs="Times New Roman"/>
            <w:lang w:val="en-US" w:eastAsia="zh-CN"/>
          </w:rPr>
          <w:t>测试</w:t>
        </w:r>
      </w:ins>
      <w:ins w:id="1722" w:author="1" w:date="2019-04-26T17:03:02Z">
        <w:r>
          <w:rPr>
            <w:rFonts w:hint="eastAsia" w:ascii="Times New Roman" w:hAnsi="Times New Roman" w:cs="Times New Roman"/>
            <w:lang w:val="en-US" w:eastAsia="zh-CN"/>
          </w:rPr>
          <w:t>的</w:t>
        </w:r>
      </w:ins>
      <w:ins w:id="1723" w:author="1" w:date="2019-04-26T17:03:04Z">
        <w:r>
          <w:rPr>
            <w:rFonts w:hint="eastAsia" w:ascii="Times New Roman" w:hAnsi="Times New Roman" w:cs="Times New Roman"/>
            <w:lang w:val="en-US" w:eastAsia="zh-CN"/>
          </w:rPr>
          <w:t>结果</w:t>
        </w:r>
      </w:ins>
      <w:ins w:id="1724" w:author="1" w:date="2019-04-26T17:03:06Z">
        <w:r>
          <w:rPr>
            <w:rFonts w:hint="eastAsia" w:ascii="Times New Roman" w:hAnsi="Times New Roman" w:cs="Times New Roman"/>
            <w:lang w:val="en-US" w:eastAsia="zh-CN"/>
          </w:rPr>
          <w:t>如下</w:t>
        </w:r>
      </w:ins>
      <w:ins w:id="1725" w:author="1" w:date="2019-04-26T17:08:49Z">
        <w:r>
          <w:rPr>
            <w:rFonts w:hint="eastAsia" w:ascii="Times New Roman" w:hAnsi="Times New Roman" w:cs="Times New Roman"/>
            <w:lang w:val="en-US" w:eastAsia="zh-CN"/>
          </w:rPr>
          <w:t>。</w:t>
        </w:r>
      </w:ins>
    </w:p>
    <w:p>
      <w:pPr>
        <w:numPr>
          <w:ilvl w:val="0"/>
          <w:numId w:val="15"/>
          <w:ins w:id="1727" w:author="1" w:date="2019-04-26T17:28:37Z"/>
        </w:numPr>
        <w:ind w:left="420" w:hanging="420"/>
        <w:jc w:val="left"/>
        <w:rPr>
          <w:ins w:id="1728" w:author="1" w:date="2019-04-26T17:09:26Z"/>
          <w:rFonts w:hint="eastAsia" w:ascii="Times New Roman" w:hAnsi="Times New Roman" w:cs="Times New Roman"/>
          <w:lang w:val="en-US" w:eastAsia="zh-CN"/>
        </w:rPr>
        <w:pPrChange w:id="1726" w:author="1" w:date="2019-04-26T17:28:37Z">
          <w:pPr>
            <w:jc w:val="both"/>
          </w:pPr>
        </w:pPrChange>
      </w:pPr>
      <w:ins w:id="1729" w:author="1" w:date="2019-04-26T15:53:27Z">
        <w:r>
          <w:rPr>
            <w:rFonts w:hint="eastAsia" w:ascii="Times New Roman" w:hAnsi="Times New Roman" w:cs="Times New Roman"/>
            <w:lang w:val="en-US" w:eastAsia="zh-CN"/>
          </w:rPr>
          <w:t>处理器</w:t>
        </w:r>
      </w:ins>
      <w:ins w:id="1730" w:author="1" w:date="2019-04-26T15:53:34Z">
        <w:r>
          <w:rPr>
            <w:rFonts w:hint="eastAsia" w:ascii="Times New Roman" w:hAnsi="Times New Roman" w:cs="Times New Roman"/>
            <w:lang w:val="en-US" w:eastAsia="zh-CN"/>
          </w:rPr>
          <w:t>上</w:t>
        </w:r>
      </w:ins>
      <w:ins w:id="1731" w:author="1" w:date="2019-04-26T15:53:37Z">
        <w:r>
          <w:rPr>
            <w:rFonts w:hint="eastAsia" w:ascii="Times New Roman" w:hAnsi="Times New Roman" w:cs="Times New Roman"/>
            <w:lang w:val="en-US" w:eastAsia="zh-CN"/>
          </w:rPr>
          <w:t>运行</w:t>
        </w:r>
      </w:ins>
      <w:ins w:id="1732" w:author="1" w:date="2019-04-26T15:53:45Z">
        <w:r>
          <w:rPr>
            <w:rFonts w:hint="eastAsia" w:ascii="Times New Roman" w:hAnsi="Times New Roman" w:cs="Times New Roman"/>
            <w:lang w:val="en-US" w:eastAsia="zh-CN"/>
          </w:rPr>
          <w:t>null</w:t>
        </w:r>
      </w:ins>
      <w:ins w:id="1733" w:author="1" w:date="2019-04-26T15:53:47Z">
        <w:r>
          <w:rPr>
            <w:rFonts w:hint="eastAsia" w:ascii="Times New Roman" w:hAnsi="Times New Roman" w:cs="Times New Roman"/>
            <w:lang w:val="en-US" w:eastAsia="zh-CN"/>
          </w:rPr>
          <w:t>系统</w:t>
        </w:r>
      </w:ins>
      <w:ins w:id="1734" w:author="1" w:date="2019-04-26T15:53:48Z">
        <w:r>
          <w:rPr>
            <w:rFonts w:hint="eastAsia" w:ascii="Times New Roman" w:hAnsi="Times New Roman" w:cs="Times New Roman"/>
            <w:lang w:val="en-US" w:eastAsia="zh-CN"/>
          </w:rPr>
          <w:t>调用</w:t>
        </w:r>
      </w:ins>
      <w:ins w:id="1735" w:author="1" w:date="2019-04-26T15:53:49Z">
        <w:r>
          <w:rPr>
            <w:rFonts w:hint="eastAsia" w:ascii="Times New Roman" w:hAnsi="Times New Roman" w:cs="Times New Roman"/>
            <w:lang w:val="en-US" w:eastAsia="zh-CN"/>
          </w:rPr>
          <w:t>、</w:t>
        </w:r>
      </w:ins>
      <w:ins w:id="1736" w:author="1" w:date="2019-04-26T15:54:04Z">
        <w:r>
          <w:rPr>
            <w:rFonts w:hint="eastAsia" w:ascii="Times New Roman" w:hAnsi="Times New Roman" w:cs="Times New Roman"/>
            <w:lang w:val="en-US" w:eastAsia="zh-CN"/>
          </w:rPr>
          <w:t>空</w:t>
        </w:r>
      </w:ins>
      <w:ins w:id="1737" w:author="1" w:date="2019-04-26T15:54:05Z">
        <w:r>
          <w:rPr>
            <w:rFonts w:hint="eastAsia" w:ascii="Times New Roman" w:hAnsi="Times New Roman" w:cs="Times New Roman"/>
            <w:lang w:val="en-US" w:eastAsia="zh-CN"/>
          </w:rPr>
          <w:t>的</w:t>
        </w:r>
      </w:ins>
      <w:ins w:id="1738" w:author="1" w:date="2019-04-26T15:53:53Z">
        <w:r>
          <w:rPr>
            <w:rFonts w:hint="eastAsia" w:ascii="Times New Roman" w:hAnsi="Times New Roman" w:cs="Times New Roman"/>
            <w:lang w:val="en-US" w:eastAsia="zh-CN"/>
          </w:rPr>
          <w:t>I</w:t>
        </w:r>
      </w:ins>
      <w:ins w:id="1739" w:author="1" w:date="2019-04-26T15:53:54Z">
        <w:r>
          <w:rPr>
            <w:rFonts w:hint="eastAsia" w:ascii="Times New Roman" w:hAnsi="Times New Roman" w:cs="Times New Roman"/>
            <w:lang w:val="en-US" w:eastAsia="zh-CN"/>
          </w:rPr>
          <w:t>O</w:t>
        </w:r>
      </w:ins>
      <w:ins w:id="1740" w:author="1" w:date="2019-04-26T15:53:56Z">
        <w:r>
          <w:rPr>
            <w:rFonts w:hint="eastAsia" w:ascii="Times New Roman" w:hAnsi="Times New Roman" w:cs="Times New Roman"/>
            <w:lang w:val="en-US" w:eastAsia="zh-CN"/>
          </w:rPr>
          <w:t>访问</w:t>
        </w:r>
      </w:ins>
      <w:ins w:id="1741" w:author="1" w:date="2019-04-26T17:08:56Z">
        <w:r>
          <w:rPr>
            <w:rFonts w:hint="eastAsia" w:ascii="Times New Roman" w:hAnsi="Times New Roman" w:cs="Times New Roman"/>
            <w:lang w:val="en-US" w:eastAsia="zh-CN"/>
          </w:rPr>
          <w:t>等</w:t>
        </w:r>
      </w:ins>
      <w:ins w:id="1742" w:author="1" w:date="2019-04-26T17:09:36Z">
        <w:r>
          <w:rPr>
            <w:rFonts w:hint="eastAsia" w:ascii="Times New Roman" w:hAnsi="Times New Roman" w:cs="Times New Roman"/>
            <w:lang w:val="en-US" w:eastAsia="zh-CN"/>
          </w:rPr>
          <w:t>，参数</w:t>
        </w:r>
      </w:ins>
      <w:ins w:id="1743" w:author="1" w:date="2019-04-26T17:09:41Z">
        <w:r>
          <w:rPr>
            <w:rFonts w:hint="eastAsia" w:ascii="Times New Roman" w:hAnsi="Times New Roman" w:cs="Times New Roman"/>
            <w:lang w:val="en-US" w:eastAsia="zh-CN"/>
          </w:rPr>
          <w:t>解释</w:t>
        </w:r>
      </w:ins>
      <w:ins w:id="1744" w:author="1" w:date="2019-04-26T17:09:42Z">
        <w:r>
          <w:rPr>
            <w:rFonts w:hint="eastAsia" w:ascii="Times New Roman" w:hAnsi="Times New Roman" w:cs="Times New Roman"/>
            <w:lang w:val="en-US" w:eastAsia="zh-CN"/>
          </w:rPr>
          <w:t>如下</w:t>
        </w:r>
      </w:ins>
      <w:ins w:id="1745" w:author="1" w:date="2019-04-26T17:09:26Z">
        <w:r>
          <w:rPr>
            <w:rFonts w:hint="eastAsia" w:ascii="Times New Roman" w:hAnsi="Times New Roman" w:cs="Times New Roman"/>
            <w:lang w:val="en-US" w:eastAsia="zh-CN"/>
          </w:rPr>
          <w:t>。</w:t>
        </w:r>
      </w:ins>
    </w:p>
    <w:p>
      <w:pPr>
        <w:numPr>
          <w:ilvl w:val="-1"/>
          <w:numId w:val="0"/>
        </w:numPr>
        <w:ind w:firstLine="0"/>
        <w:jc w:val="left"/>
        <w:rPr>
          <w:ins w:id="1747" w:author="1" w:date="2019-04-26T17:12:45Z"/>
        </w:rPr>
        <w:pPrChange w:id="1746" w:author="1" w:date="2019-04-26T15:52:58Z">
          <w:pPr>
            <w:jc w:val="both"/>
          </w:pPr>
        </w:pPrChange>
      </w:pPr>
      <w:ins w:id="1748" w:author="1" w:date="2019-04-26T17:09:26Z">
        <w:r>
          <w:rPr/>
          <w:drawing>
            <wp:inline distT="0" distB="0" distL="114300" distR="114300">
              <wp:extent cx="5268595" cy="2295525"/>
              <wp:effectExtent l="0" t="0" r="8255" b="9525"/>
              <wp:docPr id="20" name="图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" name="图片 1"/>
                      <pic:cNvPicPr>
                        <a:picLocks noChangeAspect="1"/>
                      </pic:cNvPicPr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68595" cy="22955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numPr>
          <w:ilvl w:val="0"/>
          <w:numId w:val="15"/>
          <w:ins w:id="1751" w:author="1" w:date="2019-04-26T17:28:41Z"/>
        </w:numPr>
        <w:ind w:left="420" w:hanging="420"/>
        <w:jc w:val="left"/>
        <w:rPr>
          <w:ins w:id="1752" w:author="1" w:date="2019-04-26T17:13:24Z"/>
          <w:rFonts w:hint="eastAsia"/>
          <w:lang w:val="en-US" w:eastAsia="zh-CN"/>
        </w:rPr>
        <w:pPrChange w:id="1750" w:author="1" w:date="2019-04-26T17:28:41Z">
          <w:pPr>
            <w:jc w:val="both"/>
          </w:pPr>
        </w:pPrChange>
      </w:pPr>
      <w:ins w:id="1753" w:author="1" w:date="2019-04-26T17:12:50Z">
        <w:r>
          <w:rPr>
            <w:rFonts w:hint="eastAsia"/>
            <w:lang w:val="en-US" w:eastAsia="zh-CN"/>
          </w:rPr>
          <w:t>上下文</w:t>
        </w:r>
      </w:ins>
      <w:ins w:id="1754" w:author="1" w:date="2019-04-26T17:12:52Z">
        <w:r>
          <w:rPr>
            <w:rFonts w:hint="eastAsia"/>
            <w:lang w:val="en-US" w:eastAsia="zh-CN"/>
          </w:rPr>
          <w:t>切换</w:t>
        </w:r>
      </w:ins>
      <w:ins w:id="1755" w:author="1" w:date="2019-04-26T17:13:02Z">
        <w:r>
          <w:rPr>
            <w:rFonts w:hint="eastAsia"/>
            <w:lang w:val="en-US" w:eastAsia="zh-CN"/>
          </w:rPr>
          <w:t>中</w:t>
        </w:r>
      </w:ins>
      <w:ins w:id="1756" w:author="1" w:date="2019-04-26T17:13:05Z">
        <w:r>
          <w:rPr>
            <w:rFonts w:hint="eastAsia"/>
            <w:lang w:val="en-US" w:eastAsia="zh-CN"/>
          </w:rPr>
          <w:t>运行</w:t>
        </w:r>
      </w:ins>
      <w:ins w:id="1757" w:author="1" w:date="2019-04-26T17:13:06Z">
        <w:r>
          <w:rPr>
            <w:rFonts w:hint="eastAsia"/>
            <w:lang w:val="en-US" w:eastAsia="zh-CN"/>
          </w:rPr>
          <w:t>各个</w:t>
        </w:r>
      </w:ins>
      <w:ins w:id="1758" w:author="1" w:date="2019-04-26T17:13:09Z">
        <w:r>
          <w:rPr>
            <w:rFonts w:hint="eastAsia"/>
            <w:lang w:val="en-US" w:eastAsia="zh-CN"/>
          </w:rPr>
          <w:t>不同</w:t>
        </w:r>
      </w:ins>
      <w:ins w:id="1759" w:author="1" w:date="2019-04-26T17:13:11Z">
        <w:r>
          <w:rPr>
            <w:rFonts w:hint="eastAsia"/>
            <w:lang w:val="en-US" w:eastAsia="zh-CN"/>
          </w:rPr>
          <w:t>负载的</w:t>
        </w:r>
      </w:ins>
      <w:ins w:id="1760" w:author="1" w:date="2019-04-26T17:13:12Z">
        <w:r>
          <w:rPr>
            <w:rFonts w:hint="eastAsia"/>
            <w:lang w:val="en-US" w:eastAsia="zh-CN"/>
          </w:rPr>
          <w:t>进程</w:t>
        </w:r>
      </w:ins>
      <w:ins w:id="1761" w:author="1" w:date="2019-04-26T17:13:14Z">
        <w:r>
          <w:rPr>
            <w:rFonts w:hint="eastAsia"/>
            <w:lang w:val="en-US" w:eastAsia="zh-CN"/>
          </w:rPr>
          <w:t>，</w:t>
        </w:r>
      </w:ins>
      <w:ins w:id="1762" w:author="1" w:date="2019-04-26T17:13:15Z">
        <w:r>
          <w:rPr>
            <w:rFonts w:hint="eastAsia"/>
            <w:lang w:val="en-US" w:eastAsia="zh-CN"/>
          </w:rPr>
          <w:t>参数</w:t>
        </w:r>
      </w:ins>
      <w:ins w:id="1763" w:author="1" w:date="2019-04-26T17:13:36Z">
        <w:r>
          <w:rPr>
            <w:rFonts w:hint="eastAsia"/>
            <w:lang w:val="en-US" w:eastAsia="zh-CN"/>
          </w:rPr>
          <w:t>解释</w:t>
        </w:r>
      </w:ins>
      <w:ins w:id="1764" w:author="1" w:date="2019-04-26T17:13:17Z">
        <w:r>
          <w:rPr>
            <w:rFonts w:hint="eastAsia"/>
            <w:lang w:val="en-US" w:eastAsia="zh-CN"/>
          </w:rPr>
          <w:t>如下</w:t>
        </w:r>
      </w:ins>
      <w:ins w:id="1765" w:author="1" w:date="2019-04-26T17:13:19Z">
        <w:r>
          <w:rPr>
            <w:rFonts w:hint="eastAsia"/>
            <w:lang w:val="en-US" w:eastAsia="zh-CN"/>
          </w:rPr>
          <w:t>。</w:t>
        </w:r>
      </w:ins>
    </w:p>
    <w:p>
      <w:pPr>
        <w:numPr>
          <w:ilvl w:val="-1"/>
          <w:numId w:val="0"/>
        </w:numPr>
        <w:ind w:firstLine="0"/>
        <w:jc w:val="left"/>
        <w:rPr>
          <w:ins w:id="1767" w:author="1" w:date="2019-04-26T16:58:03Z"/>
          <w:rFonts w:hint="eastAsia"/>
          <w:lang w:val="en-US" w:eastAsia="zh-CN"/>
        </w:rPr>
        <w:pPrChange w:id="1766" w:author="1" w:date="2019-04-26T15:52:58Z">
          <w:pPr>
            <w:jc w:val="both"/>
          </w:pPr>
        </w:pPrChange>
      </w:pPr>
      <w:ins w:id="1768" w:author="1" w:date="2019-04-26T17:13:24Z">
        <w:r>
          <w:rPr/>
          <w:drawing>
            <wp:inline distT="0" distB="0" distL="114300" distR="114300">
              <wp:extent cx="5269865" cy="1165860"/>
              <wp:effectExtent l="0" t="0" r="6985" b="15240"/>
              <wp:docPr id="21" name="图片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1" name="图片 2"/>
                      <pic:cNvPicPr>
                        <a:picLocks noChangeAspect="1"/>
                      </pic:cNvPicPr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69865" cy="11658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numPr>
          <w:ilvl w:val="0"/>
          <w:numId w:val="15"/>
          <w:ins w:id="1771" w:author="1" w:date="2019-04-26T17:28:46Z"/>
        </w:numPr>
        <w:ind w:left="420" w:hanging="420"/>
        <w:jc w:val="left"/>
        <w:rPr>
          <w:ins w:id="1772" w:author="1" w:date="2019-04-26T17:16:13Z"/>
          <w:rFonts w:hint="eastAsia" w:ascii="Times New Roman" w:hAnsi="Times New Roman" w:cs="Times New Roman"/>
          <w:lang w:val="en-US" w:eastAsia="zh-CN"/>
        </w:rPr>
        <w:pPrChange w:id="1770" w:author="1" w:date="2019-04-26T17:28:46Z">
          <w:pPr>
            <w:jc w:val="both"/>
          </w:pPr>
        </w:pPrChange>
      </w:pPr>
      <w:ins w:id="1773" w:author="1" w:date="2019-04-26T17:14:54Z">
        <w:r>
          <w:rPr>
            <w:rFonts w:hint="eastAsia" w:ascii="Times New Roman" w:hAnsi="Times New Roman" w:cs="Times New Roman"/>
            <w:lang w:val="en-US" w:eastAsia="zh-CN"/>
          </w:rPr>
          <w:t>文档</w:t>
        </w:r>
      </w:ins>
      <w:ins w:id="1774" w:author="1" w:date="2019-04-26T17:14:56Z">
        <w:r>
          <w:rPr>
            <w:rFonts w:hint="eastAsia" w:ascii="Times New Roman" w:hAnsi="Times New Roman" w:cs="Times New Roman"/>
            <w:lang w:val="en-US" w:eastAsia="zh-CN"/>
          </w:rPr>
          <w:t>、</w:t>
        </w:r>
      </w:ins>
      <w:ins w:id="1775" w:author="1" w:date="2019-04-26T17:15:01Z">
        <w:r>
          <w:rPr>
            <w:rFonts w:hint="eastAsia" w:ascii="Times New Roman" w:hAnsi="Times New Roman" w:cs="Times New Roman"/>
            <w:lang w:val="en-US" w:eastAsia="zh-CN"/>
          </w:rPr>
          <w:t>内存</w:t>
        </w:r>
      </w:ins>
      <w:ins w:id="1776" w:author="1" w:date="2019-04-26T17:15:03Z">
        <w:r>
          <w:rPr>
            <w:rFonts w:hint="eastAsia" w:ascii="Times New Roman" w:hAnsi="Times New Roman" w:cs="Times New Roman"/>
            <w:lang w:val="en-US" w:eastAsia="zh-CN"/>
          </w:rPr>
          <w:t>延迟</w:t>
        </w:r>
      </w:ins>
      <w:ins w:id="1777" w:author="1" w:date="2019-04-26T17:15:55Z">
        <w:r>
          <w:rPr>
            <w:rFonts w:hint="eastAsia" w:ascii="Times New Roman" w:hAnsi="Times New Roman" w:cs="Times New Roman"/>
            <w:lang w:val="en-US" w:eastAsia="zh-CN"/>
          </w:rPr>
          <w:t>针对</w:t>
        </w:r>
      </w:ins>
      <w:ins w:id="1778" w:author="1" w:date="2019-04-26T17:15:57Z">
        <w:r>
          <w:rPr>
            <w:rFonts w:hint="eastAsia" w:ascii="Times New Roman" w:hAnsi="Times New Roman" w:cs="Times New Roman"/>
            <w:lang w:val="en-US" w:eastAsia="zh-CN"/>
          </w:rPr>
          <w:t>物理页</w:t>
        </w:r>
      </w:ins>
      <w:ins w:id="1779" w:author="1" w:date="2019-04-26T17:15:59Z">
        <w:r>
          <w:rPr>
            <w:rFonts w:hint="eastAsia" w:ascii="Times New Roman" w:hAnsi="Times New Roman" w:cs="Times New Roman"/>
            <w:lang w:val="en-US" w:eastAsia="zh-CN"/>
          </w:rPr>
          <w:t>做了</w:t>
        </w:r>
      </w:ins>
      <w:ins w:id="1780" w:author="1" w:date="2019-04-26T17:16:00Z">
        <w:r>
          <w:rPr>
            <w:rFonts w:hint="eastAsia" w:ascii="Times New Roman" w:hAnsi="Times New Roman" w:cs="Times New Roman"/>
            <w:lang w:val="en-US" w:eastAsia="zh-CN"/>
          </w:rPr>
          <w:t>一些</w:t>
        </w:r>
      </w:ins>
      <w:ins w:id="1781" w:author="1" w:date="2019-04-26T17:16:01Z">
        <w:r>
          <w:rPr>
            <w:rFonts w:hint="eastAsia" w:ascii="Times New Roman" w:hAnsi="Times New Roman" w:cs="Times New Roman"/>
            <w:lang w:val="en-US" w:eastAsia="zh-CN"/>
          </w:rPr>
          <w:t>测试</w:t>
        </w:r>
      </w:ins>
      <w:ins w:id="1782" w:author="1" w:date="2019-04-26T17:16:03Z">
        <w:r>
          <w:rPr>
            <w:rFonts w:hint="eastAsia" w:ascii="Times New Roman" w:hAnsi="Times New Roman" w:cs="Times New Roman"/>
            <w:lang w:val="en-US" w:eastAsia="zh-CN"/>
          </w:rPr>
          <w:t>，</w:t>
        </w:r>
      </w:ins>
      <w:ins w:id="1783" w:author="1" w:date="2019-04-26T17:16:11Z">
        <w:r>
          <w:rPr>
            <w:rFonts w:hint="eastAsia" w:ascii="Times New Roman" w:hAnsi="Times New Roman" w:cs="Times New Roman"/>
            <w:lang w:val="en-US" w:eastAsia="zh-CN"/>
          </w:rPr>
          <w:t>参数</w:t>
        </w:r>
      </w:ins>
      <w:ins w:id="1784" w:author="1" w:date="2019-04-26T17:16:06Z">
        <w:r>
          <w:rPr>
            <w:rFonts w:hint="eastAsia" w:ascii="Times New Roman" w:hAnsi="Times New Roman" w:cs="Times New Roman"/>
            <w:lang w:val="en-US" w:eastAsia="zh-CN"/>
          </w:rPr>
          <w:t>解释如下</w:t>
        </w:r>
      </w:ins>
      <w:ins w:id="1785" w:author="1" w:date="2019-04-26T17:16:08Z">
        <w:r>
          <w:rPr>
            <w:rFonts w:hint="eastAsia" w:ascii="Times New Roman" w:hAnsi="Times New Roman" w:cs="Times New Roman"/>
            <w:lang w:val="en-US" w:eastAsia="zh-CN"/>
          </w:rPr>
          <w:t>。</w:t>
        </w:r>
      </w:ins>
    </w:p>
    <w:p>
      <w:pPr>
        <w:numPr>
          <w:ilvl w:val="-1"/>
          <w:numId w:val="0"/>
        </w:numPr>
        <w:ind w:firstLine="0"/>
        <w:jc w:val="left"/>
        <w:rPr>
          <w:ins w:id="1787" w:author="1" w:date="2019-04-26T17:18:02Z"/>
        </w:rPr>
        <w:pPrChange w:id="1786" w:author="1" w:date="2019-04-26T15:52:58Z">
          <w:pPr>
            <w:jc w:val="both"/>
          </w:pPr>
        </w:pPrChange>
      </w:pPr>
      <w:ins w:id="1788" w:author="1" w:date="2019-04-26T17:16:14Z">
        <w:r>
          <w:rPr/>
          <w:drawing>
            <wp:inline distT="0" distB="0" distL="114300" distR="114300">
              <wp:extent cx="5269230" cy="1388745"/>
              <wp:effectExtent l="0" t="0" r="7620" b="1905"/>
              <wp:docPr id="22" name="图片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2" name="图片 3"/>
                      <pic:cNvPicPr>
                        <a:picLocks noChangeAspect="1"/>
                      </pic:cNvPicPr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69230" cy="13887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numPr>
          <w:ilvl w:val="-1"/>
          <w:numId w:val="0"/>
        </w:numPr>
        <w:ind w:firstLine="420"/>
        <w:jc w:val="left"/>
        <w:rPr>
          <w:ins w:id="1791" w:author="1" w:date="2019-06-11T11:08:50Z"/>
          <w:rFonts w:hint="eastAsia"/>
          <w:lang w:val="en-US" w:eastAsia="zh-CN"/>
        </w:rPr>
        <w:pPrChange w:id="1790" w:author="1" w:date="2019-04-26T17:24:02Z">
          <w:pPr>
            <w:jc w:val="both"/>
          </w:pPr>
        </w:pPrChange>
      </w:pPr>
      <w:ins w:id="1792" w:author="1" w:date="2019-04-26T17:18:23Z">
        <w:r>
          <w:rPr>
            <w:rFonts w:hint="eastAsia"/>
            <w:lang w:val="en-US" w:eastAsia="zh-CN"/>
          </w:rPr>
          <w:t>结合</w:t>
        </w:r>
      </w:ins>
      <w:ins w:id="1793" w:author="1" w:date="2019-04-26T17:23:55Z">
        <w:r>
          <w:rPr>
            <w:rFonts w:hint="eastAsia"/>
            <w:lang w:val="en-US" w:eastAsia="zh-CN"/>
          </w:rPr>
          <w:t>下</w:t>
        </w:r>
      </w:ins>
      <w:ins w:id="1794" w:author="1" w:date="2019-04-26T17:23:58Z">
        <w:r>
          <w:rPr>
            <w:rFonts w:hint="eastAsia"/>
            <w:lang w:val="en-US" w:eastAsia="zh-CN"/>
          </w:rPr>
          <w:t>图</w:t>
        </w:r>
      </w:ins>
      <w:ins w:id="1795" w:author="1" w:date="2019-04-26T17:23:59Z">
        <w:r>
          <w:rPr>
            <w:rFonts w:hint="eastAsia"/>
            <w:lang w:val="en-US" w:eastAsia="zh-CN"/>
          </w:rPr>
          <w:t>中的</w:t>
        </w:r>
      </w:ins>
      <w:ins w:id="1796" w:author="1" w:date="2019-04-26T17:18:24Z">
        <w:r>
          <w:rPr>
            <w:rFonts w:hint="eastAsia"/>
            <w:lang w:val="en-US" w:eastAsia="zh-CN"/>
          </w:rPr>
          <w:t>测试</w:t>
        </w:r>
      </w:ins>
      <w:ins w:id="1797" w:author="1" w:date="2019-04-26T17:18:25Z">
        <w:r>
          <w:rPr>
            <w:rFonts w:hint="eastAsia"/>
            <w:lang w:val="en-US" w:eastAsia="zh-CN"/>
          </w:rPr>
          <w:t>数据</w:t>
        </w:r>
      </w:ins>
      <w:ins w:id="1798" w:author="1" w:date="2019-04-26T17:18:14Z">
        <w:r>
          <w:rPr>
            <w:rFonts w:hint="eastAsia"/>
            <w:lang w:val="en-US" w:eastAsia="zh-CN"/>
          </w:rPr>
          <w:t>分析</w:t>
        </w:r>
      </w:ins>
      <w:ins w:id="1799" w:author="1" w:date="2019-04-26T17:18:15Z">
        <w:r>
          <w:rPr>
            <w:rFonts w:hint="eastAsia"/>
            <w:lang w:val="en-US" w:eastAsia="zh-CN"/>
          </w:rPr>
          <w:t>，</w:t>
        </w:r>
      </w:ins>
      <w:ins w:id="1800" w:author="1" w:date="2019-04-26T17:19:49Z">
        <w:r>
          <w:rPr>
            <w:rFonts w:hint="eastAsia"/>
            <w:lang w:val="en-US" w:eastAsia="zh-CN"/>
          </w:rPr>
          <w:t>在</w:t>
        </w:r>
      </w:ins>
      <w:ins w:id="1801" w:author="1" w:date="2019-04-26T17:19:51Z">
        <w:r>
          <w:rPr>
            <w:rFonts w:hint="eastAsia"/>
            <w:lang w:val="en-US" w:eastAsia="zh-CN"/>
          </w:rPr>
          <w:t>内存</w:t>
        </w:r>
      </w:ins>
      <w:ins w:id="1802" w:author="1" w:date="2019-04-26T17:23:32Z">
        <w:r>
          <w:rPr>
            <w:rFonts w:hint="eastAsia"/>
            <w:lang w:val="en-US" w:eastAsia="zh-CN"/>
          </w:rPr>
          <w:t>延迟</w:t>
        </w:r>
      </w:ins>
      <w:ins w:id="1803" w:author="1" w:date="2019-04-26T17:21:59Z">
        <w:r>
          <w:rPr>
            <w:rFonts w:hint="eastAsia"/>
            <w:lang w:val="en-US" w:eastAsia="zh-CN"/>
          </w:rPr>
          <w:t>操作</w:t>
        </w:r>
      </w:ins>
      <w:ins w:id="1804" w:author="1" w:date="2019-04-26T17:20:04Z">
        <w:r>
          <w:rPr>
            <w:rFonts w:hint="eastAsia"/>
            <w:lang w:val="en-US" w:eastAsia="zh-CN"/>
          </w:rPr>
          <w:t>上</w:t>
        </w:r>
      </w:ins>
      <w:ins w:id="1805" w:author="1" w:date="2019-04-26T17:23:40Z">
        <w:r>
          <w:rPr>
            <w:rFonts w:hint="eastAsia"/>
            <w:lang w:val="en-US" w:eastAsia="zh-CN"/>
          </w:rPr>
          <w:t>不同</w:t>
        </w:r>
      </w:ins>
      <w:ins w:id="1806" w:author="1" w:date="2019-04-26T17:20:08Z">
        <w:r>
          <w:rPr>
            <w:rFonts w:hint="eastAsia"/>
            <w:lang w:val="en-US" w:eastAsia="zh-CN"/>
          </w:rPr>
          <w:t>，</w:t>
        </w:r>
      </w:ins>
      <w:ins w:id="1807" w:author="1" w:date="2019-04-26T17:20:10Z">
        <w:r>
          <w:rPr>
            <w:rFonts w:hint="eastAsia"/>
            <w:lang w:val="en-US" w:eastAsia="zh-CN"/>
          </w:rPr>
          <w:t>其余</w:t>
        </w:r>
      </w:ins>
      <w:ins w:id="1808" w:author="1" w:date="2019-04-26T17:21:12Z">
        <w:r>
          <w:rPr>
            <w:rFonts w:hint="eastAsia"/>
            <w:lang w:val="en-US" w:eastAsia="zh-CN"/>
          </w:rPr>
          <w:t>在</w:t>
        </w:r>
      </w:ins>
      <w:ins w:id="1809" w:author="1" w:date="2019-04-26T17:21:13Z">
        <w:r>
          <w:rPr>
            <w:rFonts w:hint="eastAsia"/>
            <w:lang w:val="en-US" w:eastAsia="zh-CN"/>
          </w:rPr>
          <w:t>文件</w:t>
        </w:r>
      </w:ins>
      <w:ins w:id="1810" w:author="1" w:date="2019-04-26T17:21:15Z">
        <w:r>
          <w:rPr>
            <w:rFonts w:hint="eastAsia"/>
            <w:lang w:val="en-US" w:eastAsia="zh-CN"/>
          </w:rPr>
          <w:t>、</w:t>
        </w:r>
      </w:ins>
      <w:ins w:id="1811" w:author="1" w:date="2019-04-26T17:21:27Z">
        <w:r>
          <w:rPr>
            <w:rFonts w:hint="eastAsia"/>
            <w:lang w:val="en-US" w:eastAsia="zh-CN"/>
          </w:rPr>
          <w:t>中断</w:t>
        </w:r>
      </w:ins>
      <w:ins w:id="1812" w:author="1" w:date="2019-04-26T17:21:32Z">
        <w:r>
          <w:rPr>
            <w:rFonts w:hint="eastAsia"/>
            <w:lang w:val="en-US" w:eastAsia="zh-CN"/>
          </w:rPr>
          <w:t>上下文</w:t>
        </w:r>
      </w:ins>
      <w:ins w:id="1813" w:author="1" w:date="2019-04-26T17:21:33Z">
        <w:r>
          <w:rPr>
            <w:rFonts w:hint="eastAsia"/>
            <w:lang w:val="en-US" w:eastAsia="zh-CN"/>
          </w:rPr>
          <w:t>上</w:t>
        </w:r>
      </w:ins>
      <w:ins w:id="1814" w:author="1" w:date="2019-04-26T17:21:52Z">
        <w:r>
          <w:rPr>
            <w:rFonts w:hint="eastAsia"/>
            <w:lang w:val="en-US" w:eastAsia="zh-CN"/>
          </w:rPr>
          <w:t>、</w:t>
        </w:r>
      </w:ins>
      <w:ins w:id="1815" w:author="1" w:date="2019-04-26T17:22:13Z">
        <w:r>
          <w:rPr>
            <w:rFonts w:hint="eastAsia"/>
            <w:lang w:val="en-US" w:eastAsia="zh-CN"/>
          </w:rPr>
          <w:t>数值</w:t>
        </w:r>
      </w:ins>
      <w:ins w:id="1816" w:author="1" w:date="2019-04-26T17:22:14Z">
        <w:r>
          <w:rPr>
            <w:rFonts w:hint="eastAsia"/>
            <w:lang w:val="en-US" w:eastAsia="zh-CN"/>
          </w:rPr>
          <w:t>计算</w:t>
        </w:r>
      </w:ins>
      <w:ins w:id="1817" w:author="1" w:date="2019-04-26T17:22:15Z">
        <w:r>
          <w:rPr>
            <w:rFonts w:hint="eastAsia"/>
            <w:lang w:val="en-US" w:eastAsia="zh-CN"/>
          </w:rPr>
          <w:t>上</w:t>
        </w:r>
      </w:ins>
      <w:ins w:id="1818" w:author="1" w:date="2019-04-26T17:22:57Z">
        <w:r>
          <w:rPr>
            <w:rFonts w:hint="eastAsia"/>
            <w:lang w:val="en-US" w:eastAsia="zh-CN"/>
          </w:rPr>
          <w:t>、</w:t>
        </w:r>
      </w:ins>
      <w:ins w:id="1819" w:author="1" w:date="2019-04-26T17:22:59Z">
        <w:r>
          <w:rPr>
            <w:rFonts w:hint="eastAsia"/>
            <w:lang w:val="en-US" w:eastAsia="zh-CN"/>
          </w:rPr>
          <w:t>通信</w:t>
        </w:r>
      </w:ins>
      <w:ins w:id="1820" w:author="1" w:date="2019-04-26T17:23:04Z">
        <w:r>
          <w:rPr>
            <w:rFonts w:hint="eastAsia"/>
            <w:lang w:val="en-US" w:eastAsia="zh-CN"/>
          </w:rPr>
          <w:t>上的</w:t>
        </w:r>
      </w:ins>
      <w:ins w:id="1821" w:author="1" w:date="2019-04-26T17:23:06Z">
        <w:r>
          <w:rPr>
            <w:rFonts w:hint="eastAsia"/>
            <w:lang w:val="en-US" w:eastAsia="zh-CN"/>
          </w:rPr>
          <w:t>延迟</w:t>
        </w:r>
      </w:ins>
      <w:ins w:id="1822" w:author="1" w:date="2019-04-26T17:23:16Z">
        <w:r>
          <w:rPr>
            <w:rFonts w:hint="eastAsia"/>
            <w:lang w:val="en-US" w:eastAsia="zh-CN"/>
          </w:rPr>
          <w:t>相差</w:t>
        </w:r>
      </w:ins>
      <w:ins w:id="1823" w:author="1" w:date="2019-04-26T17:23:18Z">
        <w:r>
          <w:rPr>
            <w:rFonts w:hint="eastAsia"/>
            <w:lang w:val="en-US" w:eastAsia="zh-CN"/>
          </w:rPr>
          <w:t>不大</w:t>
        </w:r>
      </w:ins>
      <w:ins w:id="1824" w:author="1" w:date="2019-04-26T17:23:19Z">
        <w:r>
          <w:rPr>
            <w:rFonts w:hint="eastAsia"/>
            <w:lang w:val="en-US" w:eastAsia="zh-CN"/>
          </w:rPr>
          <w:t>。</w:t>
        </w:r>
      </w:ins>
    </w:p>
    <w:p>
      <w:pPr>
        <w:numPr>
          <w:ilvl w:val="-1"/>
          <w:numId w:val="0"/>
        </w:numPr>
        <w:ind w:firstLine="420"/>
        <w:jc w:val="left"/>
        <w:rPr>
          <w:ins w:id="1826" w:author="juku" w:date="2019-06-12T21:47:00Z"/>
        </w:rPr>
        <w:pPrChange w:id="1825" w:author="1" w:date="2019-04-26T17:24:02Z">
          <w:pPr>
            <w:jc w:val="both"/>
          </w:pPr>
        </w:pPrChange>
      </w:pPr>
      <w:ins w:id="1827" w:author="1" w:date="2019-06-11T11:08:50Z">
        <w:r>
          <w:rPr/>
          <w:drawing>
            <wp:inline distT="0" distB="0" distL="114300" distR="114300">
              <wp:extent cx="4300855" cy="2087245"/>
              <wp:effectExtent l="0" t="0" r="4445" b="8255"/>
              <wp:docPr id="35" name="图片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5" name="图片 5"/>
                      <pic:cNvPicPr>
                        <a:picLocks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00855" cy="20872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>
      <w:pPr>
        <w:numPr>
          <w:ilvl w:val="-1"/>
          <w:numId w:val="0"/>
        </w:numPr>
        <w:ind w:firstLine="420"/>
        <w:jc w:val="left"/>
        <w:rPr>
          <w:ins w:id="1830" w:author="juku" w:date="2019-06-12T21:47:00Z"/>
        </w:rPr>
        <w:pPrChange w:id="1829" w:author="1" w:date="2019-04-26T17:24:02Z">
          <w:pPr>
            <w:jc w:val="both"/>
          </w:pPr>
        </w:pPrChange>
      </w:pPr>
    </w:p>
    <w:tbl>
      <w:tblPr>
        <w:tblStyle w:val="16"/>
        <w:tblW w:w="78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  <w:tblPrChange w:id="1831" w:author="juku" w:date="2019-06-12T21:57:36Z">
          <w:tblPr>
            <w:tblStyle w:val="16"/>
            <w:tblW w:w="7896" w:type="dxa"/>
            <w:tblInd w:w="608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left w:w="108" w:type="dxa"/>
              <w:right w:w="108" w:type="dxa"/>
            </w:tblCellMar>
          </w:tblPr>
        </w:tblPrChange>
      </w:tblPr>
      <w:tblGrid>
        <w:gridCol w:w="2275"/>
        <w:gridCol w:w="1744"/>
        <w:gridCol w:w="2496"/>
        <w:gridCol w:w="1381"/>
        <w:tblGridChange w:id="1832">
          <w:tblGrid>
            <w:gridCol w:w="2275"/>
            <w:gridCol w:w="2220"/>
            <w:gridCol w:w="1701"/>
            <w:gridCol w:w="1700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  <w:tblPrExChange w:id="1834" w:author="juku" w:date="2019-06-12T21:57:3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left w:w="108" w:type="dxa"/>
                <w:right w:w="108" w:type="dxa"/>
              </w:tblCellMar>
            </w:tblPrEx>
          </w:tblPrExChange>
        </w:tblPrEx>
        <w:trPr>
          <w:ins w:id="1833" w:author="juku" w:date="2019-06-12T21:47:20Z"/>
        </w:trPr>
        <w:tc>
          <w:tcPr>
            <w:tcW w:w="2275" w:type="dxa"/>
            <w:tcPrChange w:id="1835" w:author="juku" w:date="2019-06-12T21:57:36Z">
              <w:tcPr>
                <w:tcW w:w="2275" w:type="dxa"/>
                <w:tcPrChange w:id="1836" w:author="juku" w:date="2019-06-12T21:57:36Z">
                  <w:tcPr>
                    <w:tcW w:w="2840" w:type="dxa"/>
                  </w:tcPr>
                </w:tcPrChange>
              </w:tcPr>
            </w:tcPrChange>
          </w:tcPr>
          <w:p>
            <w:pPr>
              <w:numPr>
                <w:ilvl w:val="-1"/>
                <w:numId w:val="0"/>
              </w:numPr>
              <w:jc w:val="center"/>
              <w:rPr>
                <w:ins w:id="1838" w:author="juku" w:date="2019-06-12T21:47:20Z"/>
                <w:rFonts w:hint="default" w:ascii="Times New Roman" w:hAnsi="Times New Roman" w:cs="Times New Roman"/>
                <w:color w:val="auto"/>
                <w:vertAlign w:val="baseline"/>
                <w:lang w:val="en-US" w:eastAsia="zh-CN"/>
                <w:rPrChange w:id="1839" w:author="juku" w:date="2019-06-12T21:52:05Z">
                  <w:rPr>
                    <w:ins w:id="1840" w:author="juku" w:date="2019-06-12T21:47:20Z"/>
                    <w:rFonts w:hint="default"/>
                    <w:vertAlign w:val="baseline"/>
                    <w:lang w:val="en-US" w:eastAsia="zh-CN"/>
                  </w:rPr>
                </w:rPrChange>
              </w:rPr>
              <w:pPrChange w:id="1837" w:author="juku" w:date="2019-06-12T21:51:46Z">
                <w:pPr>
                  <w:numPr>
                    <w:ilvl w:val="-1"/>
                    <w:numId w:val="0"/>
                  </w:numPr>
                  <w:jc w:val="left"/>
                </w:pPr>
              </w:pPrChange>
            </w:pPr>
            <w:ins w:id="1841" w:author="juku" w:date="2019-06-12T21:47:25Z">
              <w:r>
                <w:rPr>
                  <w:rFonts w:hint="default" w:ascii="Times New Roman" w:hAnsi="Times New Roman" w:cs="Times New Roman"/>
                  <w:color w:val="auto"/>
                  <w:vertAlign w:val="baseline"/>
                  <w:lang w:val="en-US" w:eastAsia="zh-CN"/>
                  <w:rPrChange w:id="1842" w:author="juku" w:date="2019-06-12T21:52:05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测试</w:t>
              </w:r>
            </w:ins>
            <w:ins w:id="1844" w:author="juku" w:date="2019-06-12T21:47:27Z">
              <w:r>
                <w:rPr>
                  <w:rFonts w:hint="default" w:ascii="Times New Roman" w:hAnsi="Times New Roman" w:cs="Times New Roman"/>
                  <w:color w:val="auto"/>
                  <w:vertAlign w:val="baseline"/>
                  <w:lang w:val="en-US" w:eastAsia="zh-CN"/>
                  <w:rPrChange w:id="1845" w:author="juku" w:date="2019-06-12T21:52:05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项目</w:t>
              </w:r>
            </w:ins>
          </w:p>
        </w:tc>
        <w:tc>
          <w:tcPr>
            <w:tcW w:w="1744" w:type="dxa"/>
            <w:tcPrChange w:id="1847" w:author="juku" w:date="2019-06-12T21:57:36Z">
              <w:tcPr>
                <w:tcW w:w="2220" w:type="dxa"/>
                <w:tcPrChange w:id="1848" w:author="juku" w:date="2019-06-12T21:57:36Z">
                  <w:tcPr>
                    <w:tcW w:w="2841" w:type="dxa"/>
                  </w:tcPr>
                </w:tcPrChange>
              </w:tcPr>
            </w:tcPrChange>
          </w:tcPr>
          <w:p>
            <w:pPr>
              <w:numPr>
                <w:ilvl w:val="-1"/>
                <w:numId w:val="0"/>
              </w:numPr>
              <w:jc w:val="center"/>
              <w:rPr>
                <w:ins w:id="1850" w:author="juku" w:date="2019-06-12T21:47:20Z"/>
                <w:rFonts w:hint="default" w:ascii="Times New Roman" w:hAnsi="Times New Roman" w:cs="Times New Roman"/>
                <w:color w:val="auto"/>
                <w:vertAlign w:val="baseline"/>
                <w:lang w:val="en-US" w:eastAsia="zh-CN"/>
                <w:rPrChange w:id="1851" w:author="juku" w:date="2019-06-12T21:52:05Z">
                  <w:rPr>
                    <w:ins w:id="1852" w:author="juku" w:date="2019-06-12T21:47:20Z"/>
                    <w:rFonts w:hint="default"/>
                    <w:vertAlign w:val="baseline"/>
                    <w:lang w:val="en-US" w:eastAsia="zh-CN"/>
                  </w:rPr>
                </w:rPrChange>
              </w:rPr>
              <w:pPrChange w:id="1849" w:author="juku" w:date="2019-06-12T21:51:46Z">
                <w:pPr>
                  <w:numPr>
                    <w:ilvl w:val="-1"/>
                    <w:numId w:val="0"/>
                  </w:numPr>
                  <w:jc w:val="left"/>
                </w:pPr>
              </w:pPrChange>
            </w:pPr>
            <w:ins w:id="1853" w:author="juku" w:date="2019-06-12T21:52:14Z">
              <w:r>
                <w:rPr>
                  <w:rFonts w:hint="eastAsia" w:ascii="Times New Roman" w:hAnsi="Times New Roman" w:cs="Times New Roman"/>
                  <w:color w:val="auto"/>
                  <w:vertAlign w:val="baseline"/>
                  <w:lang w:val="en-US" w:eastAsia="zh-CN"/>
                </w:rPr>
                <w:t>测试</w:t>
              </w:r>
            </w:ins>
            <w:ins w:id="1854" w:author="juku" w:date="2019-06-12T21:47:30Z">
              <w:r>
                <w:rPr>
                  <w:rFonts w:hint="default" w:ascii="Times New Roman" w:hAnsi="Times New Roman" w:cs="Times New Roman"/>
                  <w:color w:val="auto"/>
                  <w:vertAlign w:val="baseline"/>
                  <w:lang w:val="en-US" w:eastAsia="zh-CN"/>
                  <w:rPrChange w:id="1855" w:author="juku" w:date="2019-06-12T21:52:05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工具</w:t>
              </w:r>
            </w:ins>
          </w:p>
        </w:tc>
        <w:tc>
          <w:tcPr>
            <w:tcW w:w="2496" w:type="dxa"/>
            <w:tcPrChange w:id="1857" w:author="juku" w:date="2019-06-12T21:57:36Z">
              <w:tcPr>
                <w:tcW w:w="1701" w:type="dxa"/>
                <w:tcPrChange w:id="1858" w:author="juku" w:date="2019-06-12T21:57:36Z">
                  <w:tcPr>
                    <w:tcW w:w="2841" w:type="dxa"/>
                  </w:tcPr>
                </w:tcPrChange>
              </w:tcPr>
            </w:tcPrChange>
          </w:tcPr>
          <w:p>
            <w:pPr>
              <w:numPr>
                <w:ilvl w:val="-1"/>
                <w:numId w:val="0"/>
              </w:numPr>
              <w:jc w:val="center"/>
              <w:rPr>
                <w:ins w:id="1859" w:author="juku" w:date="2019-06-12T21:47:20Z"/>
                <w:rFonts w:hint="default" w:ascii="Times New Roman" w:hAnsi="Times New Roman" w:cs="Times New Roman"/>
                <w:color w:val="auto"/>
                <w:vertAlign w:val="baseline"/>
                <w:lang w:val="en-US" w:eastAsia="zh-CN"/>
              </w:rPr>
            </w:pPr>
            <w:ins w:id="1860" w:author="juku" w:date="2019-06-12T21:54:28Z">
              <w:r>
                <w:rPr>
                  <w:rFonts w:hint="eastAsia" w:ascii="Times New Roman" w:hAnsi="Times New Roman" w:cs="Times New Roman"/>
                  <w:color w:val="auto"/>
                  <w:vertAlign w:val="baseline"/>
                  <w:lang w:val="en-US" w:eastAsia="zh-CN"/>
                </w:rPr>
                <w:t>测试</w:t>
              </w:r>
            </w:ins>
            <w:ins w:id="1861" w:author="juku" w:date="2019-06-12T21:57:31Z">
              <w:r>
                <w:rPr>
                  <w:rFonts w:hint="eastAsia" w:ascii="Times New Roman" w:hAnsi="Times New Roman" w:cs="Times New Roman"/>
                  <w:color w:val="auto"/>
                  <w:vertAlign w:val="baseline"/>
                  <w:lang w:val="en-US" w:eastAsia="zh-CN"/>
                </w:rPr>
                <w:t>方法</w:t>
              </w:r>
            </w:ins>
          </w:p>
        </w:tc>
        <w:tc>
          <w:tcPr>
            <w:tcW w:w="1381" w:type="dxa"/>
            <w:vAlign w:val="top"/>
            <w:tcPrChange w:id="1862" w:author="juku" w:date="2019-06-12T21:57:36Z">
              <w:tcPr>
                <w:tcW w:w="1700" w:type="dxa"/>
                <w:vAlign w:val="top"/>
                <w:tcPrChange w:id="1863" w:author="juku" w:date="2019-06-12T21:57:36Z">
                  <w:tcPr>
                    <w:tcW w:w="2841" w:type="dxa"/>
                  </w:tcPr>
                </w:tcPrChange>
              </w:tcPr>
            </w:tcPrChange>
          </w:tcPr>
          <w:p>
            <w:pPr>
              <w:numPr>
                <w:ilvl w:val="-1"/>
                <w:numId w:val="0"/>
              </w:numPr>
              <w:ind w:left="0" w:leftChars="0" w:firstLine="0" w:firstLineChars="0"/>
              <w:jc w:val="center"/>
              <w:rPr>
                <w:ins w:id="1864" w:author="juku" w:date="2019-06-12T21:47:20Z"/>
                <w:rFonts w:hint="default" w:ascii="Times New Roman" w:hAnsi="Times New Roman" w:cs="Times New Roman"/>
                <w:color w:val="auto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vertAlign w:val="baseline"/>
                <w:lang w:val="en-US" w:eastAsia="zh-CN"/>
              </w:rPr>
              <w:t>通过测试(Y/N)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  <w:tblPrExChange w:id="1866" w:author="juku" w:date="2019-06-12T21:57:3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left w:w="108" w:type="dxa"/>
                <w:right w:w="108" w:type="dxa"/>
              </w:tblCellMar>
            </w:tblPrEx>
          </w:tblPrExChange>
        </w:tblPrEx>
        <w:trPr>
          <w:ins w:id="1865" w:author="juku" w:date="2019-06-12T21:47:20Z"/>
        </w:trPr>
        <w:tc>
          <w:tcPr>
            <w:tcW w:w="2275" w:type="dxa"/>
            <w:tcPrChange w:id="1867" w:author="juku" w:date="2019-06-12T21:57:36Z">
              <w:tcPr>
                <w:tcW w:w="2275" w:type="dxa"/>
                <w:tcPrChange w:id="1868" w:author="juku" w:date="2019-06-12T21:57:36Z">
                  <w:tcPr>
                    <w:tcW w:w="2840" w:type="dxa"/>
                  </w:tcPr>
                </w:tcPrChange>
              </w:tcPr>
            </w:tcPrChange>
          </w:tcPr>
          <w:p>
            <w:pPr>
              <w:numPr>
                <w:ilvl w:val="-1"/>
                <w:numId w:val="0"/>
              </w:numPr>
              <w:jc w:val="center"/>
              <w:rPr>
                <w:ins w:id="1870" w:author="juku" w:date="2019-06-12T21:47:20Z"/>
                <w:rFonts w:hint="default" w:ascii="Times New Roman" w:hAnsi="Times New Roman" w:cs="Times New Roman"/>
                <w:color w:val="auto"/>
                <w:vertAlign w:val="baseline"/>
                <w:lang w:val="en-US" w:eastAsia="zh-CN"/>
                <w:rPrChange w:id="1871" w:author="juku" w:date="2019-06-12T21:52:05Z">
                  <w:rPr>
                    <w:ins w:id="1872" w:author="juku" w:date="2019-06-12T21:47:20Z"/>
                    <w:rFonts w:hint="default"/>
                    <w:vertAlign w:val="baseline"/>
                    <w:lang w:val="en-US" w:eastAsia="zh-CN"/>
                  </w:rPr>
                </w:rPrChange>
              </w:rPr>
              <w:pPrChange w:id="1869" w:author="juku" w:date="2019-06-12T21:51:46Z">
                <w:pPr>
                  <w:numPr>
                    <w:ilvl w:val="-1"/>
                    <w:numId w:val="0"/>
                  </w:numPr>
                  <w:jc w:val="left"/>
                </w:pPr>
              </w:pPrChange>
            </w:pPr>
            <w:ins w:id="1873" w:author="juku" w:date="2019-06-12T21:49:56Z">
              <w:r>
                <w:rPr>
                  <w:rFonts w:hint="default" w:ascii="Times New Roman" w:hAnsi="Times New Roman" w:cs="Times New Roman"/>
                  <w:color w:val="auto"/>
                  <w:vertAlign w:val="baseline"/>
                  <w:lang w:val="en-US" w:eastAsia="zh-CN"/>
                  <w:rPrChange w:id="1874" w:author="juku" w:date="2019-06-12T21:52:05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宏观</w:t>
              </w:r>
            </w:ins>
            <w:ins w:id="1876" w:author="juku" w:date="2019-06-12T21:49:59Z">
              <w:r>
                <w:rPr>
                  <w:rFonts w:hint="default" w:ascii="Times New Roman" w:hAnsi="Times New Roman" w:cs="Times New Roman"/>
                  <w:color w:val="auto"/>
                  <w:vertAlign w:val="baseline"/>
                  <w:lang w:val="en-US" w:eastAsia="zh-CN"/>
                  <w:rPrChange w:id="1877" w:author="juku" w:date="2019-06-12T21:52:05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基准</w:t>
              </w:r>
            </w:ins>
            <w:ins w:id="1879" w:author="juku" w:date="2019-06-12T21:50:00Z">
              <w:r>
                <w:rPr>
                  <w:rFonts w:hint="default" w:ascii="Times New Roman" w:hAnsi="Times New Roman" w:cs="Times New Roman"/>
                  <w:color w:val="auto"/>
                  <w:vertAlign w:val="baseline"/>
                  <w:lang w:val="en-US" w:eastAsia="zh-CN"/>
                  <w:rPrChange w:id="1880" w:author="juku" w:date="2019-06-12T21:52:05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测试</w:t>
              </w:r>
            </w:ins>
          </w:p>
        </w:tc>
        <w:tc>
          <w:tcPr>
            <w:tcW w:w="1744" w:type="dxa"/>
            <w:tcPrChange w:id="1882" w:author="juku" w:date="2019-06-12T21:57:36Z">
              <w:tcPr>
                <w:tcW w:w="2220" w:type="dxa"/>
                <w:tcPrChange w:id="1883" w:author="juku" w:date="2019-06-12T21:57:36Z">
                  <w:tcPr>
                    <w:tcW w:w="2841" w:type="dxa"/>
                  </w:tcPr>
                </w:tcPrChange>
              </w:tcPr>
            </w:tcPrChange>
          </w:tcPr>
          <w:p>
            <w:pPr>
              <w:numPr>
                <w:ilvl w:val="-1"/>
                <w:numId w:val="0"/>
              </w:numPr>
              <w:jc w:val="center"/>
              <w:rPr>
                <w:ins w:id="1885" w:author="juku" w:date="2019-06-12T21:47:20Z"/>
                <w:rFonts w:hint="default" w:ascii="Times New Roman" w:hAnsi="Times New Roman" w:cs="Times New Roman"/>
                <w:color w:val="auto"/>
                <w:vertAlign w:val="baseline"/>
                <w:lang w:val="en-US" w:eastAsia="zh-CN"/>
                <w:rPrChange w:id="1886" w:author="juku" w:date="2019-06-12T21:52:05Z">
                  <w:rPr>
                    <w:ins w:id="1887" w:author="juku" w:date="2019-06-12T21:47:20Z"/>
                    <w:rFonts w:hint="default"/>
                    <w:vertAlign w:val="baseline"/>
                    <w:lang w:val="en-US" w:eastAsia="zh-CN"/>
                  </w:rPr>
                </w:rPrChange>
              </w:rPr>
              <w:pPrChange w:id="1884" w:author="juku" w:date="2019-06-12T21:51:46Z">
                <w:pPr>
                  <w:numPr>
                    <w:ilvl w:val="-1"/>
                    <w:numId w:val="0"/>
                  </w:numPr>
                  <w:jc w:val="left"/>
                </w:pPr>
              </w:pPrChange>
            </w:pPr>
            <w:ins w:id="1888" w:author="juku" w:date="2019-06-12T21:50:09Z">
              <w:r>
                <w:rPr>
                  <w:rFonts w:hint="default" w:ascii="Times New Roman" w:hAnsi="Times New Roman" w:cs="Times New Roman"/>
                  <w:color w:val="auto"/>
                  <w:vertAlign w:val="baseline"/>
                  <w:lang w:val="en-US" w:eastAsia="zh-CN"/>
                  <w:rPrChange w:id="1889" w:author="juku" w:date="2019-06-12T21:52:05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Spec</w:t>
              </w:r>
            </w:ins>
            <w:ins w:id="1891" w:author="juku" w:date="2019-06-12T21:50:11Z">
              <w:r>
                <w:rPr>
                  <w:rFonts w:hint="default" w:ascii="Times New Roman" w:hAnsi="Times New Roman" w:cs="Times New Roman"/>
                  <w:color w:val="auto"/>
                  <w:vertAlign w:val="baseline"/>
                  <w:lang w:val="en-US" w:eastAsia="zh-CN"/>
                  <w:rPrChange w:id="1892" w:author="juku" w:date="2019-06-12T21:52:05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C</w:t>
              </w:r>
            </w:ins>
            <w:ins w:id="1894" w:author="juku" w:date="2019-06-12T21:50:12Z">
              <w:r>
                <w:rPr>
                  <w:rFonts w:hint="default" w:ascii="Times New Roman" w:hAnsi="Times New Roman" w:cs="Times New Roman"/>
                  <w:color w:val="auto"/>
                  <w:vertAlign w:val="baseline"/>
                  <w:lang w:val="en-US" w:eastAsia="zh-CN"/>
                  <w:rPrChange w:id="1895" w:author="juku" w:date="2019-06-12T21:52:05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PU</w:t>
              </w:r>
            </w:ins>
            <w:ins w:id="1897" w:author="juku" w:date="2019-06-12T21:50:14Z">
              <w:r>
                <w:rPr>
                  <w:rFonts w:hint="default" w:ascii="Times New Roman" w:hAnsi="Times New Roman" w:cs="Times New Roman"/>
                  <w:color w:val="auto"/>
                  <w:vertAlign w:val="baseline"/>
                  <w:lang w:val="en-US" w:eastAsia="zh-CN"/>
                  <w:rPrChange w:id="1898" w:author="juku" w:date="2019-06-12T21:52:05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2</w:t>
              </w:r>
            </w:ins>
            <w:ins w:id="1900" w:author="juku" w:date="2019-06-12T21:50:15Z">
              <w:r>
                <w:rPr>
                  <w:rFonts w:hint="default" w:ascii="Times New Roman" w:hAnsi="Times New Roman" w:cs="Times New Roman"/>
                  <w:color w:val="auto"/>
                  <w:vertAlign w:val="baseline"/>
                  <w:lang w:val="en-US" w:eastAsia="zh-CN"/>
                  <w:rPrChange w:id="1901" w:author="juku" w:date="2019-06-12T21:52:05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00</w:t>
              </w:r>
            </w:ins>
            <w:ins w:id="1903" w:author="juku" w:date="2019-06-12T21:50:16Z">
              <w:r>
                <w:rPr>
                  <w:rFonts w:hint="default" w:ascii="Times New Roman" w:hAnsi="Times New Roman" w:cs="Times New Roman"/>
                  <w:color w:val="auto"/>
                  <w:vertAlign w:val="baseline"/>
                  <w:lang w:val="en-US" w:eastAsia="zh-CN"/>
                  <w:rPrChange w:id="1904" w:author="juku" w:date="2019-06-12T21:52:05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6</w:t>
              </w:r>
            </w:ins>
          </w:p>
        </w:tc>
        <w:tc>
          <w:tcPr>
            <w:tcW w:w="2496" w:type="dxa"/>
            <w:tcPrChange w:id="1906" w:author="juku" w:date="2019-06-12T21:57:36Z">
              <w:tcPr>
                <w:tcW w:w="1701" w:type="dxa"/>
                <w:tcPrChange w:id="1907" w:author="juku" w:date="2019-06-12T21:57:36Z">
                  <w:tcPr>
                    <w:tcW w:w="2841" w:type="dxa"/>
                  </w:tcPr>
                </w:tcPrChange>
              </w:tcPr>
            </w:tcPrChange>
          </w:tcPr>
          <w:p>
            <w:pPr>
              <w:numPr>
                <w:ilvl w:val="-1"/>
                <w:numId w:val="0"/>
              </w:numPr>
              <w:jc w:val="center"/>
              <w:rPr>
                <w:ins w:id="1908" w:author="juku" w:date="2019-06-12T21:47:20Z"/>
                <w:rFonts w:hint="default" w:ascii="Times New Roman" w:hAnsi="Times New Roman" w:cs="Times New Roman"/>
                <w:color w:val="auto"/>
                <w:vertAlign w:val="baseline"/>
                <w:lang w:val="en-US" w:eastAsia="zh-CN"/>
              </w:rPr>
            </w:pPr>
            <w:ins w:id="1909" w:author="juku" w:date="2019-06-12T21:57:17Z">
              <w:r>
                <w:rPr>
                  <w:rFonts w:hint="eastAsia" w:ascii="Times New Roman" w:hAnsi="Times New Roman" w:cs="Times New Roman"/>
                  <w:color w:val="auto"/>
                  <w:vertAlign w:val="baseline"/>
                  <w:lang w:val="en-US" w:eastAsia="zh-CN"/>
                </w:rPr>
                <w:t>相关</w:t>
              </w:r>
            </w:ins>
            <w:ins w:id="1910" w:author="juku" w:date="2019-06-12T21:56:55Z">
              <w:r>
                <w:rPr>
                  <w:rFonts w:hint="eastAsia" w:ascii="Times New Roman" w:hAnsi="Times New Roman" w:cs="Times New Roman"/>
                  <w:color w:val="auto"/>
                  <w:vertAlign w:val="baseline"/>
                  <w:lang w:val="en-US" w:eastAsia="zh-CN"/>
                </w:rPr>
                <w:t>使用</w:t>
              </w:r>
            </w:ins>
            <w:ins w:id="1911" w:author="juku" w:date="2019-06-12T21:57:13Z">
              <w:r>
                <w:rPr>
                  <w:rFonts w:hint="eastAsia" w:ascii="Times New Roman" w:hAnsi="Times New Roman" w:cs="Times New Roman"/>
                  <w:color w:val="auto"/>
                  <w:vertAlign w:val="baseline"/>
                  <w:lang w:val="en-US" w:eastAsia="zh-CN"/>
                </w:rPr>
                <w:t>操作</w:t>
              </w:r>
            </w:ins>
            <w:ins w:id="1912" w:author="juku" w:date="2019-06-12T21:57:27Z">
              <w:r>
                <w:rPr>
                  <w:rFonts w:hint="eastAsia" w:ascii="Times New Roman" w:hAnsi="Times New Roman" w:cs="Times New Roman"/>
                  <w:color w:val="auto"/>
                  <w:vertAlign w:val="baseline"/>
                  <w:lang w:val="en-US" w:eastAsia="zh-CN"/>
                </w:rPr>
                <w:t>测试</w:t>
              </w:r>
            </w:ins>
          </w:p>
        </w:tc>
        <w:tc>
          <w:tcPr>
            <w:tcW w:w="1381" w:type="dxa"/>
            <w:vAlign w:val="top"/>
            <w:tcPrChange w:id="1913" w:author="juku" w:date="2019-06-12T21:57:36Z">
              <w:tcPr>
                <w:tcW w:w="1700" w:type="dxa"/>
                <w:vAlign w:val="top"/>
                <w:tcPrChange w:id="1914" w:author="juku" w:date="2019-06-12T21:57:36Z">
                  <w:tcPr>
                    <w:tcW w:w="2841" w:type="dxa"/>
                  </w:tcPr>
                </w:tcPrChange>
              </w:tcPr>
            </w:tcPrChange>
          </w:tcPr>
          <w:p>
            <w:pPr>
              <w:numPr>
                <w:ilvl w:val="-1"/>
                <w:numId w:val="0"/>
              </w:numPr>
              <w:ind w:left="0" w:leftChars="0" w:firstLine="0" w:firstLineChars="0"/>
              <w:jc w:val="center"/>
              <w:rPr>
                <w:ins w:id="1915" w:author="juku" w:date="2019-06-12T21:47:20Z"/>
                <w:rFonts w:hint="default" w:ascii="Times New Roman" w:hAnsi="Times New Roman" w:cs="Times New Roman"/>
                <w:color w:val="auto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vertAlign w:val="baseline"/>
                <w:lang w:val="en-US" w:eastAsia="zh-CN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  <w:tblPrExChange w:id="1917" w:author="juku" w:date="2019-06-12T21:57:3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left w:w="108" w:type="dxa"/>
                <w:right w:w="108" w:type="dxa"/>
              </w:tblCellMar>
            </w:tblPrEx>
          </w:tblPrExChange>
        </w:tblPrEx>
        <w:trPr>
          <w:ins w:id="1916" w:author="juku" w:date="2019-06-12T21:47:20Z"/>
        </w:trPr>
        <w:tc>
          <w:tcPr>
            <w:tcW w:w="2275" w:type="dxa"/>
            <w:tcPrChange w:id="1918" w:author="juku" w:date="2019-06-12T21:57:36Z">
              <w:tcPr>
                <w:tcW w:w="2275" w:type="dxa"/>
                <w:tcPrChange w:id="1919" w:author="juku" w:date="2019-06-12T21:57:36Z">
                  <w:tcPr>
                    <w:tcW w:w="2840" w:type="dxa"/>
                  </w:tcPr>
                </w:tcPrChange>
              </w:tcPr>
            </w:tcPrChange>
          </w:tcPr>
          <w:p>
            <w:pPr>
              <w:numPr>
                <w:ilvl w:val="-1"/>
                <w:numId w:val="0"/>
              </w:numPr>
              <w:jc w:val="center"/>
              <w:rPr>
                <w:ins w:id="1921" w:author="juku" w:date="2019-06-12T21:47:20Z"/>
                <w:rFonts w:hint="default" w:ascii="Times New Roman" w:hAnsi="Times New Roman" w:cs="Times New Roman"/>
                <w:color w:val="auto"/>
                <w:vertAlign w:val="baseline"/>
                <w:lang w:val="en-US" w:eastAsia="zh-CN"/>
                <w:rPrChange w:id="1922" w:author="juku" w:date="2019-06-12T21:52:05Z">
                  <w:rPr>
                    <w:ins w:id="1923" w:author="juku" w:date="2019-06-12T21:47:20Z"/>
                    <w:rFonts w:hint="default"/>
                    <w:vertAlign w:val="baseline"/>
                    <w:lang w:val="en-US" w:eastAsia="zh-CN"/>
                  </w:rPr>
                </w:rPrChange>
              </w:rPr>
              <w:pPrChange w:id="1920" w:author="juku" w:date="2019-06-12T21:51:46Z">
                <w:pPr>
                  <w:numPr>
                    <w:ilvl w:val="-1"/>
                    <w:numId w:val="0"/>
                  </w:numPr>
                  <w:jc w:val="left"/>
                </w:pPr>
              </w:pPrChange>
            </w:pPr>
            <w:ins w:id="1924" w:author="juku" w:date="2019-06-12T21:48:45Z">
              <w:r>
                <w:rPr>
                  <w:rFonts w:hint="default" w:ascii="Times New Roman" w:hAnsi="Times New Roman" w:cs="Times New Roman"/>
                  <w:color w:val="auto"/>
                  <w:vertAlign w:val="baseline"/>
                  <w:lang w:val="en-US" w:eastAsia="zh-CN"/>
                  <w:rPrChange w:id="1925" w:author="juku" w:date="2019-06-12T21:52:05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内存</w:t>
              </w:r>
            </w:ins>
            <w:ins w:id="1927" w:author="juku" w:date="2019-06-12T21:48:46Z">
              <w:r>
                <w:rPr>
                  <w:rFonts w:hint="default" w:ascii="Times New Roman" w:hAnsi="Times New Roman" w:cs="Times New Roman"/>
                  <w:color w:val="auto"/>
                  <w:vertAlign w:val="baseline"/>
                  <w:lang w:val="en-US" w:eastAsia="zh-CN"/>
                  <w:rPrChange w:id="1928" w:author="juku" w:date="2019-06-12T21:52:05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压力测试</w:t>
              </w:r>
            </w:ins>
          </w:p>
        </w:tc>
        <w:tc>
          <w:tcPr>
            <w:tcW w:w="1744" w:type="dxa"/>
            <w:vAlign w:val="top"/>
            <w:tcPrChange w:id="1930" w:author="juku" w:date="2019-06-12T21:57:36Z">
              <w:tcPr>
                <w:tcW w:w="2220" w:type="dxa"/>
                <w:vAlign w:val="top"/>
                <w:tcPrChange w:id="1931" w:author="juku" w:date="2019-06-12T21:57:36Z">
                  <w:tcPr>
                    <w:tcW w:w="2841" w:type="dxa"/>
                  </w:tcPr>
                </w:tcPrChange>
              </w:tcPr>
            </w:tcPrChange>
          </w:tcPr>
          <w:p>
            <w:pPr>
              <w:numPr>
                <w:ilvl w:val="-1"/>
                <w:numId w:val="0"/>
              </w:numPr>
              <w:ind w:left="0" w:leftChars="0" w:firstLine="0" w:firstLineChars="0"/>
              <w:jc w:val="center"/>
              <w:rPr>
                <w:ins w:id="1933" w:author="juku" w:date="2019-06-12T21:47:20Z"/>
                <w:rFonts w:hint="default" w:ascii="Times New Roman" w:hAnsi="Times New Roman" w:cs="Times New Roman"/>
                <w:color w:val="auto"/>
                <w:vertAlign w:val="baseline"/>
                <w:lang w:val="en-US" w:eastAsia="zh-CN"/>
                <w:rPrChange w:id="1934" w:author="juku" w:date="2019-06-12T21:52:05Z">
                  <w:rPr>
                    <w:ins w:id="1935" w:author="juku" w:date="2019-06-12T21:47:20Z"/>
                    <w:rFonts w:hint="default"/>
                    <w:vertAlign w:val="baseline"/>
                    <w:lang w:val="en-US" w:eastAsia="zh-CN"/>
                  </w:rPr>
                </w:rPrChange>
              </w:rPr>
              <w:pPrChange w:id="1932" w:author="juku" w:date="2019-06-12T21:51:46Z">
                <w:pPr>
                  <w:numPr>
                    <w:ilvl w:val="-1"/>
                    <w:numId w:val="0"/>
                  </w:numPr>
                  <w:ind w:left="0" w:leftChars="0" w:firstLine="0" w:firstLineChars="0"/>
                  <w:jc w:val="left"/>
                </w:pPr>
              </w:pPrChange>
            </w:pPr>
            <w:ins w:id="1936" w:author="juku" w:date="2019-06-12T21:49:08Z">
              <w:r>
                <w:rPr>
                  <w:rFonts w:hint="default" w:ascii="Times New Roman" w:hAnsi="Times New Roman" w:cs="Times New Roman"/>
                  <w:color w:val="auto"/>
                  <w:vertAlign w:val="baseline"/>
                  <w:lang w:val="en-US" w:eastAsia="zh-CN"/>
                  <w:rPrChange w:id="1937" w:author="juku" w:date="2019-06-12T21:52:05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m</w:t>
              </w:r>
            </w:ins>
            <w:ins w:id="1939" w:author="juku" w:date="2019-06-12T21:49:09Z">
              <w:r>
                <w:rPr>
                  <w:rFonts w:hint="default" w:ascii="Times New Roman" w:hAnsi="Times New Roman" w:cs="Times New Roman"/>
                  <w:color w:val="auto"/>
                  <w:vertAlign w:val="baseline"/>
                  <w:lang w:val="en-US" w:eastAsia="zh-CN"/>
                  <w:rPrChange w:id="1940" w:author="juku" w:date="2019-06-12T21:52:05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emtester</w:t>
              </w:r>
            </w:ins>
          </w:p>
        </w:tc>
        <w:tc>
          <w:tcPr>
            <w:tcW w:w="2496" w:type="dxa"/>
            <w:vAlign w:val="top"/>
            <w:tcPrChange w:id="1942" w:author="juku" w:date="2019-06-12T21:57:36Z">
              <w:tcPr>
                <w:tcW w:w="1701" w:type="dxa"/>
                <w:vAlign w:val="top"/>
                <w:tcPrChange w:id="1943" w:author="juku" w:date="2019-06-12T21:57:36Z">
                  <w:tcPr>
                    <w:tcW w:w="2841" w:type="dxa"/>
                  </w:tcPr>
                </w:tcPrChange>
              </w:tcPr>
            </w:tcPrChange>
          </w:tcPr>
          <w:p>
            <w:pPr>
              <w:numPr>
                <w:ilvl w:val="-1"/>
                <w:numId w:val="0"/>
              </w:numPr>
              <w:ind w:left="0" w:leftChars="0" w:firstLine="0" w:firstLineChars="0"/>
              <w:jc w:val="center"/>
              <w:rPr>
                <w:ins w:id="1944" w:author="juku" w:date="2019-06-12T21:47:20Z"/>
                <w:rFonts w:hint="default" w:ascii="Times New Roman" w:hAnsi="Times New Roman" w:cs="Times New Roman"/>
                <w:color w:val="auto"/>
                <w:vertAlign w:val="baseline"/>
                <w:lang w:val="en-US" w:eastAsia="zh-CN"/>
              </w:rPr>
            </w:pPr>
            <w:ins w:id="1945" w:author="juku" w:date="2019-06-12T21:54:43Z">
              <w:r>
                <w:rPr>
                  <w:rFonts w:hint="eastAsia" w:ascii="Times New Roman" w:hAnsi="Times New Roman" w:cs="Times New Roman"/>
                  <w:color w:val="auto"/>
                  <w:vertAlign w:val="baseline"/>
                  <w:lang w:val="en-US" w:eastAsia="zh-CN"/>
                </w:rPr>
                <w:t>每台</w:t>
              </w:r>
            </w:ins>
            <w:ins w:id="1946" w:author="juku" w:date="2019-06-12T21:54:44Z">
              <w:r>
                <w:rPr>
                  <w:rFonts w:hint="eastAsia" w:ascii="Times New Roman" w:hAnsi="Times New Roman" w:cs="Times New Roman"/>
                  <w:color w:val="auto"/>
                  <w:vertAlign w:val="baseline"/>
                  <w:lang w:val="en-US" w:eastAsia="zh-CN"/>
                </w:rPr>
                <w:t>虚拟机</w:t>
              </w:r>
            </w:ins>
            <w:ins w:id="1947" w:author="juku" w:date="2019-06-12T21:54:48Z">
              <w:r>
                <w:rPr>
                  <w:rFonts w:hint="eastAsia" w:ascii="Times New Roman" w:hAnsi="Times New Roman" w:cs="Times New Roman"/>
                  <w:color w:val="auto"/>
                  <w:vertAlign w:val="baseline"/>
                  <w:lang w:val="en-US" w:eastAsia="zh-CN"/>
                </w:rPr>
                <w:t>测试</w:t>
              </w:r>
            </w:ins>
            <w:ins w:id="1948" w:author="juku" w:date="2019-06-12T21:54:49Z">
              <w:r>
                <w:rPr>
                  <w:rFonts w:hint="eastAsia" w:ascii="Times New Roman" w:hAnsi="Times New Roman" w:cs="Times New Roman"/>
                  <w:color w:val="auto"/>
                  <w:vertAlign w:val="baseline"/>
                  <w:lang w:val="en-US" w:eastAsia="zh-CN"/>
                </w:rPr>
                <w:t>2</w:t>
              </w:r>
            </w:ins>
            <w:ins w:id="1949" w:author="juku" w:date="2019-06-12T21:54:50Z">
              <w:r>
                <w:rPr>
                  <w:rFonts w:hint="eastAsia" w:ascii="Times New Roman" w:hAnsi="Times New Roman" w:cs="Times New Roman"/>
                  <w:color w:val="auto"/>
                  <w:vertAlign w:val="baseline"/>
                  <w:lang w:val="en-US" w:eastAsia="zh-CN"/>
                </w:rPr>
                <w:t>G</w:t>
              </w:r>
            </w:ins>
            <w:ins w:id="1950" w:author="juku" w:date="2019-06-12T21:54:51Z">
              <w:r>
                <w:rPr>
                  <w:rFonts w:hint="eastAsia" w:ascii="Times New Roman" w:hAnsi="Times New Roman" w:cs="Times New Roman"/>
                  <w:color w:val="auto"/>
                  <w:vertAlign w:val="baseline"/>
                  <w:lang w:val="en-US" w:eastAsia="zh-CN"/>
                </w:rPr>
                <w:t>内存</w:t>
              </w:r>
            </w:ins>
            <w:ins w:id="1951" w:author="juku" w:date="2019-06-12T21:54:54Z">
              <w:r>
                <w:rPr>
                  <w:rFonts w:hint="eastAsia" w:ascii="Times New Roman" w:hAnsi="Times New Roman" w:cs="Times New Roman"/>
                  <w:color w:val="auto"/>
                  <w:vertAlign w:val="baseline"/>
                  <w:lang w:val="en-US" w:eastAsia="zh-CN"/>
                </w:rPr>
                <w:t>使用</w:t>
              </w:r>
            </w:ins>
          </w:p>
        </w:tc>
        <w:tc>
          <w:tcPr>
            <w:tcW w:w="1381" w:type="dxa"/>
            <w:vAlign w:val="top"/>
            <w:tcPrChange w:id="1952" w:author="juku" w:date="2019-06-12T21:57:36Z">
              <w:tcPr>
                <w:tcW w:w="1700" w:type="dxa"/>
                <w:vAlign w:val="top"/>
                <w:tcPrChange w:id="1953" w:author="juku" w:date="2019-06-12T21:57:36Z">
                  <w:tcPr>
                    <w:tcW w:w="2841" w:type="dxa"/>
                  </w:tcPr>
                </w:tcPrChange>
              </w:tcPr>
            </w:tcPrChange>
          </w:tcPr>
          <w:p>
            <w:pPr>
              <w:numPr>
                <w:ilvl w:val="-1"/>
                <w:numId w:val="0"/>
              </w:numPr>
              <w:ind w:left="0" w:leftChars="0" w:firstLine="0" w:firstLineChars="0"/>
              <w:jc w:val="center"/>
              <w:rPr>
                <w:ins w:id="1954" w:author="juku" w:date="2019-06-12T21:47:20Z"/>
                <w:rFonts w:hint="default" w:ascii="Times New Roman" w:hAnsi="Times New Roman" w:cs="Times New Roman"/>
                <w:color w:val="auto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vertAlign w:val="baseline"/>
                <w:lang w:val="en-US" w:eastAsia="zh-CN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  <w:tblPrExChange w:id="1956" w:author="juku" w:date="2019-06-12T21:57:3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left w:w="108" w:type="dxa"/>
                <w:right w:w="108" w:type="dxa"/>
              </w:tblCellMar>
            </w:tblPrEx>
          </w:tblPrExChange>
        </w:tblPrEx>
        <w:trPr>
          <w:ins w:id="1955" w:author="juku" w:date="2019-06-12T21:48:58Z"/>
        </w:trPr>
        <w:tc>
          <w:tcPr>
            <w:tcW w:w="2275" w:type="dxa"/>
            <w:tcPrChange w:id="1957" w:author="juku" w:date="2019-06-12T21:57:36Z">
              <w:tcPr>
                <w:tcW w:w="2275" w:type="dxa"/>
                <w:tcPrChange w:id="1958" w:author="juku" w:date="2019-06-12T21:57:36Z">
                  <w:tcPr>
                    <w:tcW w:w="2232" w:type="dxa"/>
                  </w:tcPr>
                </w:tcPrChange>
              </w:tcPr>
            </w:tcPrChange>
          </w:tcPr>
          <w:p>
            <w:pPr>
              <w:numPr>
                <w:ilvl w:val="-1"/>
                <w:numId w:val="0"/>
              </w:numPr>
              <w:jc w:val="center"/>
              <w:rPr>
                <w:ins w:id="1960" w:author="juku" w:date="2019-06-12T21:48:58Z"/>
                <w:rFonts w:hint="default" w:ascii="Times New Roman" w:hAnsi="Times New Roman" w:cs="Times New Roman"/>
                <w:color w:val="auto"/>
                <w:vertAlign w:val="baseline"/>
                <w:lang w:val="en-US" w:eastAsia="zh-CN"/>
                <w:rPrChange w:id="1961" w:author="juku" w:date="2019-06-12T21:52:05Z">
                  <w:rPr>
                    <w:ins w:id="1962" w:author="juku" w:date="2019-06-12T21:48:58Z"/>
                    <w:rFonts w:hint="default"/>
                    <w:vertAlign w:val="baseline"/>
                    <w:lang w:val="en-US" w:eastAsia="zh-CN"/>
                  </w:rPr>
                </w:rPrChange>
              </w:rPr>
              <w:pPrChange w:id="1959" w:author="juku" w:date="2019-06-12T21:51:46Z">
                <w:pPr>
                  <w:numPr>
                    <w:ilvl w:val="-1"/>
                    <w:numId w:val="0"/>
                  </w:numPr>
                  <w:jc w:val="left"/>
                </w:pPr>
              </w:pPrChange>
            </w:pPr>
            <w:ins w:id="1963" w:author="juku" w:date="2019-06-12T21:49:51Z">
              <w:r>
                <w:rPr>
                  <w:rFonts w:hint="default" w:ascii="Times New Roman" w:hAnsi="Times New Roman" w:cs="Times New Roman"/>
                  <w:color w:val="auto"/>
                  <w:vertAlign w:val="baseline"/>
                  <w:lang w:val="en-US" w:eastAsia="zh-CN"/>
                  <w:rPrChange w:id="1964" w:author="juku" w:date="2019-06-12T21:52:05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微观</w:t>
              </w:r>
            </w:ins>
            <w:ins w:id="1966" w:author="juku" w:date="2019-06-12T21:49:01Z">
              <w:r>
                <w:rPr>
                  <w:rFonts w:hint="default" w:ascii="Times New Roman" w:hAnsi="Times New Roman" w:cs="Times New Roman"/>
                  <w:color w:val="auto"/>
                  <w:vertAlign w:val="baseline"/>
                  <w:lang w:val="en-US" w:eastAsia="zh-CN"/>
                  <w:rPrChange w:id="1967" w:author="juku" w:date="2019-06-12T21:52:05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基准测试</w:t>
              </w:r>
            </w:ins>
          </w:p>
        </w:tc>
        <w:tc>
          <w:tcPr>
            <w:tcW w:w="1744" w:type="dxa"/>
            <w:vAlign w:val="top"/>
            <w:tcPrChange w:id="1969" w:author="juku" w:date="2019-06-12T21:57:36Z">
              <w:tcPr>
                <w:tcW w:w="2220" w:type="dxa"/>
                <w:vAlign w:val="top"/>
                <w:tcPrChange w:id="1970" w:author="juku" w:date="2019-06-12T21:57:36Z">
                  <w:tcPr>
                    <w:tcW w:w="2841" w:type="dxa"/>
                    <w:vAlign w:val="top"/>
                  </w:tcPr>
                </w:tcPrChange>
              </w:tcPr>
            </w:tcPrChange>
          </w:tcPr>
          <w:p>
            <w:pPr>
              <w:numPr>
                <w:ilvl w:val="-1"/>
                <w:numId w:val="0"/>
              </w:numPr>
              <w:ind w:left="0" w:leftChars="0" w:firstLine="0" w:firstLineChars="0"/>
              <w:jc w:val="center"/>
              <w:rPr>
                <w:ins w:id="1972" w:author="juku" w:date="2019-06-12T21:48:58Z"/>
                <w:rFonts w:hint="default" w:ascii="Times New Roman" w:hAnsi="Times New Roman" w:cs="Times New Roman"/>
                <w:color w:val="auto"/>
                <w:vertAlign w:val="baseline"/>
                <w:lang w:val="en-US" w:eastAsia="zh-CN"/>
                <w:rPrChange w:id="1973" w:author="juku" w:date="2019-06-12T21:52:05Z">
                  <w:rPr>
                    <w:ins w:id="1974" w:author="juku" w:date="2019-06-12T21:48:58Z"/>
                    <w:rFonts w:hint="default"/>
                    <w:vertAlign w:val="baseline"/>
                    <w:lang w:val="en-US" w:eastAsia="zh-CN"/>
                  </w:rPr>
                </w:rPrChange>
              </w:rPr>
              <w:pPrChange w:id="1971" w:author="juku" w:date="2019-06-12T21:51:46Z">
                <w:pPr>
                  <w:numPr>
                    <w:ilvl w:val="-1"/>
                    <w:numId w:val="0"/>
                  </w:numPr>
                  <w:ind w:left="0" w:leftChars="0" w:firstLine="0" w:firstLineChars="0"/>
                  <w:jc w:val="left"/>
                </w:pPr>
              </w:pPrChange>
            </w:pPr>
            <w:ins w:id="1975" w:author="juku" w:date="2019-06-12T21:49:06Z">
              <w:r>
                <w:rPr>
                  <w:rFonts w:hint="default" w:ascii="Times New Roman" w:hAnsi="Times New Roman" w:cs="Times New Roman"/>
                  <w:color w:val="auto"/>
                  <w:vertAlign w:val="baseline"/>
                  <w:lang w:val="en-US" w:eastAsia="zh-CN"/>
                  <w:rPrChange w:id="1976" w:author="juku" w:date="2019-06-12T21:52:05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Lmbench</w:t>
              </w:r>
            </w:ins>
          </w:p>
        </w:tc>
        <w:tc>
          <w:tcPr>
            <w:tcW w:w="2496" w:type="dxa"/>
            <w:vAlign w:val="top"/>
            <w:tcPrChange w:id="1978" w:author="juku" w:date="2019-06-12T21:57:36Z">
              <w:tcPr>
                <w:tcW w:w="1701" w:type="dxa"/>
                <w:vAlign w:val="top"/>
                <w:tcPrChange w:id="1979" w:author="juku" w:date="2019-06-12T21:57:36Z">
                  <w:tcPr>
                    <w:tcW w:w="1935" w:type="dxa"/>
                    <w:vAlign w:val="top"/>
                  </w:tcPr>
                </w:tcPrChange>
              </w:tcPr>
            </w:tcPrChange>
          </w:tcPr>
          <w:p>
            <w:pPr>
              <w:numPr>
                <w:ilvl w:val="-1"/>
                <w:numId w:val="0"/>
              </w:numPr>
              <w:ind w:left="0" w:leftChars="0" w:firstLine="0" w:firstLineChars="0"/>
              <w:jc w:val="center"/>
              <w:rPr>
                <w:ins w:id="1980" w:author="juku" w:date="2019-06-12T21:48:58Z"/>
                <w:rFonts w:hint="default" w:ascii="Times New Roman" w:hAnsi="Times New Roman" w:cs="Times New Roman"/>
                <w:color w:val="auto"/>
                <w:vertAlign w:val="baseline"/>
                <w:lang w:val="en-US" w:eastAsia="zh-CN"/>
              </w:rPr>
            </w:pPr>
            <w:ins w:id="1981" w:author="juku" w:date="2019-06-12T21:55:05Z">
              <w:r>
                <w:rPr>
                  <w:rFonts w:hint="eastAsia" w:ascii="Times New Roman" w:hAnsi="Times New Roman" w:cs="Times New Roman"/>
                  <w:color w:val="auto"/>
                  <w:vertAlign w:val="baseline"/>
                  <w:lang w:val="en-US" w:eastAsia="zh-CN"/>
                </w:rPr>
                <w:t>有关</w:t>
              </w:r>
            </w:ins>
            <w:ins w:id="1982" w:author="juku" w:date="2019-06-12T21:55:06Z">
              <w:r>
                <w:rPr>
                  <w:rFonts w:hint="eastAsia" w:ascii="Times New Roman" w:hAnsi="Times New Roman" w:cs="Times New Roman"/>
                  <w:color w:val="auto"/>
                  <w:vertAlign w:val="baseline"/>
                  <w:lang w:val="en-US" w:eastAsia="zh-CN"/>
                </w:rPr>
                <w:t>进程的</w:t>
              </w:r>
            </w:ins>
            <w:ins w:id="1983" w:author="juku" w:date="2019-06-12T21:55:13Z">
              <w:r>
                <w:rPr>
                  <w:rFonts w:hint="eastAsia" w:ascii="Times New Roman" w:hAnsi="Times New Roman" w:cs="Times New Roman"/>
                  <w:color w:val="auto"/>
                  <w:vertAlign w:val="baseline"/>
                  <w:lang w:val="en-US" w:eastAsia="zh-CN"/>
                </w:rPr>
                <w:t>测试</w:t>
              </w:r>
            </w:ins>
          </w:p>
        </w:tc>
        <w:tc>
          <w:tcPr>
            <w:tcW w:w="1381" w:type="dxa"/>
            <w:vAlign w:val="top"/>
            <w:tcPrChange w:id="1984" w:author="juku" w:date="2019-06-12T21:57:36Z">
              <w:tcPr>
                <w:tcW w:w="1700" w:type="dxa"/>
                <w:vAlign w:val="top"/>
                <w:tcPrChange w:id="1985" w:author="juku" w:date="2019-06-12T21:57:36Z">
                  <w:tcPr>
                    <w:tcW w:w="1935" w:type="dxa"/>
                    <w:vAlign w:val="top"/>
                  </w:tcPr>
                </w:tcPrChange>
              </w:tcPr>
            </w:tcPrChange>
          </w:tcPr>
          <w:p>
            <w:pPr>
              <w:numPr>
                <w:ilvl w:val="-1"/>
                <w:numId w:val="0"/>
              </w:numPr>
              <w:ind w:left="0" w:leftChars="0" w:firstLine="0" w:firstLineChars="0"/>
              <w:jc w:val="center"/>
              <w:rPr>
                <w:ins w:id="1986" w:author="juku" w:date="2019-06-12T21:48:58Z"/>
                <w:rFonts w:hint="default" w:ascii="Times New Roman" w:hAnsi="Times New Roman" w:cs="Times New Roman"/>
                <w:color w:val="auto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vertAlign w:val="baseline"/>
                <w:lang w:val="en-US" w:eastAsia="zh-CN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  <w:tblPrExChange w:id="1988" w:author="juku" w:date="2019-06-12T21:57:3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left w:w="108" w:type="dxa"/>
                <w:right w:w="108" w:type="dxa"/>
              </w:tblCellMar>
            </w:tblPrEx>
          </w:tblPrExChange>
        </w:tblPrEx>
        <w:trPr>
          <w:ins w:id="1987" w:author="juku" w:date="2019-06-12T21:50:22Z"/>
        </w:trPr>
        <w:tc>
          <w:tcPr>
            <w:tcW w:w="2275" w:type="dxa"/>
            <w:tcPrChange w:id="1989" w:author="juku" w:date="2019-06-12T21:57:36Z">
              <w:tcPr>
                <w:tcW w:w="2275" w:type="dxa"/>
                <w:tcPrChange w:id="1990" w:author="juku" w:date="2019-06-12T21:57:36Z">
                  <w:tcPr>
                    <w:tcW w:w="2232" w:type="dxa"/>
                  </w:tcPr>
                </w:tcPrChange>
              </w:tcPr>
            </w:tcPrChange>
          </w:tcPr>
          <w:p>
            <w:pPr>
              <w:numPr>
                <w:ilvl w:val="-1"/>
                <w:numId w:val="0"/>
              </w:numPr>
              <w:jc w:val="center"/>
              <w:rPr>
                <w:ins w:id="1992" w:author="juku" w:date="2019-06-12T21:50:22Z"/>
                <w:rFonts w:hint="default" w:ascii="Times New Roman" w:hAnsi="Times New Roman" w:cs="Times New Roman"/>
                <w:color w:val="auto"/>
                <w:vertAlign w:val="baseline"/>
                <w:lang w:val="en-US" w:eastAsia="zh-CN"/>
                <w:rPrChange w:id="1993" w:author="juku" w:date="2019-06-12T21:52:05Z">
                  <w:rPr>
                    <w:ins w:id="1994" w:author="juku" w:date="2019-06-12T21:50:22Z"/>
                    <w:rFonts w:hint="default"/>
                    <w:vertAlign w:val="baseline"/>
                    <w:lang w:val="en-US" w:eastAsia="zh-CN"/>
                  </w:rPr>
                </w:rPrChange>
              </w:rPr>
              <w:pPrChange w:id="1991" w:author="juku" w:date="2019-06-12T21:51:46Z">
                <w:pPr>
                  <w:numPr>
                    <w:ilvl w:val="-1"/>
                    <w:numId w:val="0"/>
                  </w:numPr>
                  <w:jc w:val="left"/>
                </w:pPr>
              </w:pPrChange>
            </w:pPr>
            <w:ins w:id="1995" w:author="juku" w:date="2019-06-12T21:50:34Z">
              <w:r>
                <w:rPr>
                  <w:rFonts w:hint="default" w:ascii="Times New Roman" w:hAnsi="Times New Roman" w:cs="Times New Roman"/>
                  <w:color w:val="auto"/>
                  <w:vertAlign w:val="baseline"/>
                  <w:lang w:val="en-US" w:eastAsia="zh-CN"/>
                  <w:rPrChange w:id="1996" w:author="juku" w:date="2019-06-12T21:52:05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虚拟机</w:t>
              </w:r>
            </w:ins>
            <w:ins w:id="1998" w:author="juku" w:date="2019-06-12T21:50:38Z">
              <w:r>
                <w:rPr>
                  <w:rFonts w:hint="default" w:ascii="Times New Roman" w:hAnsi="Times New Roman" w:cs="Times New Roman"/>
                  <w:color w:val="auto"/>
                  <w:vertAlign w:val="baseline"/>
                  <w:lang w:val="en-US" w:eastAsia="zh-CN"/>
                  <w:rPrChange w:id="1999" w:author="juku" w:date="2019-06-12T21:52:05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启动</w:t>
              </w:r>
            </w:ins>
            <w:ins w:id="2001" w:author="juku" w:date="2019-06-12T21:50:41Z">
              <w:r>
                <w:rPr>
                  <w:rFonts w:hint="default" w:ascii="Times New Roman" w:hAnsi="Times New Roman" w:cs="Times New Roman"/>
                  <w:color w:val="auto"/>
                  <w:vertAlign w:val="baseline"/>
                  <w:lang w:val="en-US" w:eastAsia="zh-CN"/>
                  <w:rPrChange w:id="2002" w:author="juku" w:date="2019-06-12T21:52:05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关闭</w:t>
              </w:r>
            </w:ins>
            <w:ins w:id="2004" w:author="juku" w:date="2019-06-12T21:50:43Z">
              <w:r>
                <w:rPr>
                  <w:rFonts w:hint="default" w:ascii="Times New Roman" w:hAnsi="Times New Roman" w:cs="Times New Roman"/>
                  <w:color w:val="auto"/>
                  <w:vertAlign w:val="baseline"/>
                  <w:lang w:val="en-US" w:eastAsia="zh-CN"/>
                  <w:rPrChange w:id="2005" w:author="juku" w:date="2019-06-12T21:52:05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时间</w:t>
              </w:r>
            </w:ins>
          </w:p>
        </w:tc>
        <w:tc>
          <w:tcPr>
            <w:tcW w:w="1744" w:type="dxa"/>
            <w:vAlign w:val="top"/>
            <w:tcPrChange w:id="2007" w:author="juku" w:date="2019-06-12T21:57:36Z">
              <w:tcPr>
                <w:tcW w:w="2220" w:type="dxa"/>
                <w:vAlign w:val="top"/>
                <w:tcPrChange w:id="2008" w:author="juku" w:date="2019-06-12T21:57:36Z">
                  <w:tcPr>
                    <w:tcW w:w="2841" w:type="dxa"/>
                    <w:vAlign w:val="top"/>
                  </w:tcPr>
                </w:tcPrChange>
              </w:tcPr>
            </w:tcPrChange>
          </w:tcPr>
          <w:p>
            <w:pPr>
              <w:numPr>
                <w:ilvl w:val="-1"/>
                <w:numId w:val="0"/>
              </w:numPr>
              <w:ind w:left="0" w:leftChars="0" w:firstLine="0" w:firstLineChars="0"/>
              <w:jc w:val="center"/>
              <w:rPr>
                <w:ins w:id="2010" w:author="juku" w:date="2019-06-12T21:50:22Z"/>
                <w:rFonts w:hint="default" w:ascii="Times New Roman" w:hAnsi="Times New Roman" w:cs="Times New Roman"/>
                <w:color w:val="auto"/>
                <w:vertAlign w:val="baseline"/>
                <w:lang w:val="en-US" w:eastAsia="zh-CN"/>
                <w:rPrChange w:id="2011" w:author="juku" w:date="2019-06-12T21:52:05Z">
                  <w:rPr>
                    <w:ins w:id="2012" w:author="juku" w:date="2019-06-12T21:50:22Z"/>
                    <w:rFonts w:hint="default"/>
                    <w:vertAlign w:val="baseline"/>
                    <w:lang w:val="en-US" w:eastAsia="zh-CN"/>
                  </w:rPr>
                </w:rPrChange>
              </w:rPr>
              <w:pPrChange w:id="2009" w:author="juku" w:date="2019-06-12T21:51:46Z">
                <w:pPr>
                  <w:numPr>
                    <w:ilvl w:val="-1"/>
                    <w:numId w:val="0"/>
                  </w:numPr>
                  <w:ind w:left="0" w:leftChars="0" w:firstLine="0" w:firstLineChars="0"/>
                  <w:jc w:val="left"/>
                </w:pPr>
              </w:pPrChange>
            </w:pPr>
            <w:ins w:id="2013" w:author="juku" w:date="2019-06-12T21:51:02Z">
              <w:r>
                <w:rPr>
                  <w:rFonts w:hint="default" w:ascii="Times New Roman" w:hAnsi="Times New Roman" w:cs="Times New Roman"/>
                  <w:color w:val="auto"/>
                  <w:vertAlign w:val="baseline"/>
                  <w:lang w:val="en-US" w:eastAsia="zh-CN"/>
                  <w:rPrChange w:id="2014" w:author="juku" w:date="2019-06-12T21:52:05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代码测试</w:t>
              </w:r>
            </w:ins>
          </w:p>
        </w:tc>
        <w:tc>
          <w:tcPr>
            <w:tcW w:w="2496" w:type="dxa"/>
            <w:vAlign w:val="top"/>
            <w:tcPrChange w:id="2016" w:author="juku" w:date="2019-06-12T21:57:36Z">
              <w:tcPr>
                <w:tcW w:w="1701" w:type="dxa"/>
                <w:vAlign w:val="top"/>
                <w:tcPrChange w:id="2017" w:author="juku" w:date="2019-06-12T21:57:36Z">
                  <w:tcPr>
                    <w:tcW w:w="1935" w:type="dxa"/>
                    <w:vAlign w:val="top"/>
                  </w:tcPr>
                </w:tcPrChange>
              </w:tcPr>
            </w:tcPrChange>
          </w:tcPr>
          <w:p>
            <w:pPr>
              <w:numPr>
                <w:ilvl w:val="-1"/>
                <w:numId w:val="0"/>
              </w:numPr>
              <w:ind w:left="0" w:leftChars="0" w:firstLine="0" w:firstLineChars="0"/>
              <w:jc w:val="center"/>
              <w:rPr>
                <w:ins w:id="2018" w:author="juku" w:date="2019-06-12T21:50:22Z"/>
                <w:rFonts w:hint="default" w:ascii="Times New Roman" w:hAnsi="Times New Roman" w:cs="Times New Roman"/>
                <w:color w:val="auto"/>
                <w:vertAlign w:val="baseline"/>
                <w:lang w:val="en-US" w:eastAsia="zh-CN"/>
              </w:rPr>
            </w:pPr>
            <w:ins w:id="2019" w:author="juku" w:date="2019-06-12T21:55:18Z">
              <w:r>
                <w:rPr>
                  <w:rFonts w:hint="eastAsia" w:ascii="Times New Roman" w:hAnsi="Times New Roman" w:cs="Times New Roman"/>
                  <w:color w:val="auto"/>
                  <w:vertAlign w:val="baseline"/>
                  <w:lang w:val="en-US" w:eastAsia="zh-CN"/>
                </w:rPr>
                <w:t>启动</w:t>
              </w:r>
            </w:ins>
            <w:ins w:id="2020" w:author="juku" w:date="2019-06-12T21:55:20Z">
              <w:r>
                <w:rPr>
                  <w:rFonts w:hint="eastAsia" w:ascii="Times New Roman" w:hAnsi="Times New Roman" w:cs="Times New Roman"/>
                  <w:color w:val="auto"/>
                  <w:vertAlign w:val="baseline"/>
                  <w:lang w:val="en-US" w:eastAsia="zh-CN"/>
                </w:rPr>
                <w:t>关闭</w:t>
              </w:r>
            </w:ins>
            <w:ins w:id="2021" w:author="juku" w:date="2019-06-12T21:55:23Z">
              <w:r>
                <w:rPr>
                  <w:rFonts w:hint="eastAsia" w:ascii="Times New Roman" w:hAnsi="Times New Roman" w:cs="Times New Roman"/>
                  <w:color w:val="auto"/>
                  <w:vertAlign w:val="baseline"/>
                  <w:lang w:val="en-US" w:eastAsia="zh-CN"/>
                </w:rPr>
                <w:t>与</w:t>
              </w:r>
            </w:ins>
            <w:ins w:id="2022" w:author="juku" w:date="2019-06-12T21:55:25Z">
              <w:r>
                <w:rPr>
                  <w:rFonts w:hint="eastAsia" w:ascii="Times New Roman" w:hAnsi="Times New Roman" w:cs="Times New Roman"/>
                  <w:color w:val="auto"/>
                  <w:vertAlign w:val="baseline"/>
                  <w:lang w:val="en-US" w:eastAsia="zh-CN"/>
                </w:rPr>
                <w:t>原</w:t>
              </w:r>
            </w:ins>
            <w:ins w:id="2023" w:author="juku" w:date="2019-06-12T21:55:26Z">
              <w:r>
                <w:rPr>
                  <w:rFonts w:hint="eastAsia" w:ascii="Times New Roman" w:hAnsi="Times New Roman" w:cs="Times New Roman"/>
                  <w:color w:val="auto"/>
                  <w:vertAlign w:val="baseline"/>
                  <w:lang w:val="en-US" w:eastAsia="zh-CN"/>
                </w:rPr>
                <w:t>KVM</w:t>
              </w:r>
            </w:ins>
            <w:ins w:id="2024" w:author="juku" w:date="2019-06-12T21:55:27Z">
              <w:r>
                <w:rPr>
                  <w:rFonts w:hint="eastAsia" w:ascii="Times New Roman" w:hAnsi="Times New Roman" w:cs="Times New Roman"/>
                  <w:color w:val="auto"/>
                  <w:vertAlign w:val="baseline"/>
                  <w:lang w:val="en-US" w:eastAsia="zh-CN"/>
                </w:rPr>
                <w:t>的</w:t>
              </w:r>
            </w:ins>
            <w:ins w:id="2025" w:author="juku" w:date="2019-06-12T21:55:29Z">
              <w:r>
                <w:rPr>
                  <w:rFonts w:hint="eastAsia" w:ascii="Times New Roman" w:hAnsi="Times New Roman" w:cs="Times New Roman"/>
                  <w:color w:val="auto"/>
                  <w:vertAlign w:val="baseline"/>
                  <w:lang w:val="en-US" w:eastAsia="zh-CN"/>
                </w:rPr>
                <w:t>比较</w:t>
              </w:r>
            </w:ins>
          </w:p>
        </w:tc>
        <w:tc>
          <w:tcPr>
            <w:tcW w:w="1381" w:type="dxa"/>
            <w:vAlign w:val="top"/>
            <w:tcPrChange w:id="2026" w:author="juku" w:date="2019-06-12T21:57:36Z">
              <w:tcPr>
                <w:tcW w:w="1700" w:type="dxa"/>
                <w:vAlign w:val="top"/>
                <w:tcPrChange w:id="2027" w:author="juku" w:date="2019-06-12T21:57:36Z">
                  <w:tcPr>
                    <w:tcW w:w="1935" w:type="dxa"/>
                    <w:vAlign w:val="top"/>
                  </w:tcPr>
                </w:tcPrChange>
              </w:tcPr>
            </w:tcPrChange>
          </w:tcPr>
          <w:p>
            <w:pPr>
              <w:numPr>
                <w:ilvl w:val="-1"/>
                <w:numId w:val="0"/>
              </w:numPr>
              <w:ind w:left="0" w:leftChars="0" w:firstLine="0" w:firstLineChars="0"/>
              <w:jc w:val="center"/>
              <w:rPr>
                <w:ins w:id="2028" w:author="juku" w:date="2019-06-12T21:50:22Z"/>
                <w:rFonts w:hint="default" w:ascii="Times New Roman" w:hAnsi="Times New Roman" w:cs="Times New Roman"/>
                <w:color w:val="auto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vertAlign w:val="baseline"/>
                <w:lang w:val="en-US" w:eastAsia="zh-CN"/>
              </w:rPr>
              <w:t>Y</w:t>
            </w:r>
          </w:p>
        </w:tc>
      </w:tr>
    </w:tbl>
    <w:p>
      <w:pPr>
        <w:numPr>
          <w:ilvl w:val="-1"/>
          <w:numId w:val="0"/>
        </w:numPr>
        <w:ind w:firstLine="420"/>
        <w:jc w:val="left"/>
        <w:rPr>
          <w:ins w:id="2030" w:author="1" w:date="2019-04-26T17:24:05Z"/>
          <w:del w:id="2031" w:author="juku" w:date="2019-06-12T21:52:46Z"/>
          <w:rFonts w:hint="eastAsia"/>
          <w:lang w:val="en-US" w:eastAsia="zh-CN"/>
        </w:rPr>
        <w:pPrChange w:id="2029" w:author="1" w:date="2019-04-26T17:24:02Z">
          <w:pPr>
            <w:jc w:val="both"/>
          </w:pPr>
        </w:pPrChange>
      </w:pPr>
    </w:p>
    <w:p>
      <w:pPr>
        <w:numPr>
          <w:ilvl w:val="-1"/>
          <w:numId w:val="0"/>
        </w:numPr>
        <w:ind w:firstLine="0"/>
        <w:jc w:val="left"/>
        <w:rPr>
          <w:del w:id="2033" w:author="1" w:date="2019-04-26T16:58:00Z"/>
          <w:rFonts w:hint="default" w:ascii="Times New Roman" w:hAnsi="Times New Roman" w:cs="Times New Roman" w:eastAsiaTheme="minorEastAsia"/>
          <w:lang w:val="en-US" w:eastAsia="zh-CN"/>
        </w:rPr>
        <w:pPrChange w:id="2032" w:author="1" w:date="2019-04-26T15:52:58Z">
          <w:pPr>
            <w:jc w:val="both"/>
          </w:pPr>
        </w:pPrChange>
      </w:pPr>
    </w:p>
    <w:p>
      <w:pPr>
        <w:pStyle w:val="4"/>
        <w:numPr>
          <w:ilvl w:val="1"/>
          <w:numId w:val="2"/>
        </w:numPr>
        <w:ind w:left="567" w:hanging="425"/>
        <w:rPr>
          <w:rFonts w:ascii="Times New Roman" w:hAnsi="Times New Roman" w:cs="Times New Roman"/>
        </w:rPr>
      </w:pPr>
      <w:bookmarkStart w:id="8" w:name="_Toc2757552"/>
      <w:commentRangeStart w:id="7"/>
      <w:r>
        <w:rPr>
          <w:rFonts w:hint="eastAsia" w:ascii="Times New Roman" w:hAnsi="Times New Roman" w:cs="Times New Roman"/>
        </w:rPr>
        <w:t>稳定性测试</w:t>
      </w:r>
      <w:commentRangeEnd w:id="7"/>
      <w:r>
        <w:rPr>
          <w:rStyle w:val="19"/>
          <w:rFonts w:ascii="Times New Roman" w:hAnsi="Times New Roman" w:cs="Times New Roman"/>
          <w:b w:val="0"/>
          <w:bCs w:val="0"/>
          <w:rPrChange w:id="2034" w:author="juku" w:date="2019-03-18T19:04:00Z">
            <w:rPr>
              <w:rStyle w:val="19"/>
              <w:b w:val="0"/>
              <w:bCs w:val="0"/>
            </w:rPr>
          </w:rPrChange>
        </w:rPr>
        <w:commentReference w:id="7"/>
      </w:r>
      <w:bookmarkEnd w:id="8"/>
      <w:bookmarkStart w:id="15" w:name="_GoBack"/>
      <w:bookmarkEnd w:id="15"/>
    </w:p>
    <w:p>
      <w:pPr>
        <w:pStyle w:val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3.3.1</w:t>
      </w:r>
      <w:r>
        <w:rPr>
          <w:rFonts w:hint="eastAsia" w:ascii="Times New Roman" w:hAnsi="Times New Roman" w:cs="Times New Roman"/>
        </w:rPr>
        <w:t>测试用例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【主要说明测试的步骤及操作】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稳定性测试主要涉及系统的稳定性，本系统的稳定性是指系统运行中不会崩溃</w:t>
      </w:r>
      <w:del w:id="2035" w:author="1" w:date="2019-04-22T11:27:14Z">
        <w:r>
          <w:rPr>
            <w:rFonts w:hint="eastAsia" w:ascii="Times New Roman" w:hAnsi="Times New Roman" w:cs="Times New Roman"/>
          </w:rPr>
          <w:delText>，详指客户机在运行中不会异常终止。保证一台客户机的正常运行，除此之外，能够保障多台客户机的运行。另外，客户机再次启动后能够正常运行</w:delText>
        </w:r>
      </w:del>
      <w:ins w:id="2036" w:author="1" w:date="2019-04-22T11:27:20Z">
        <w:r>
          <w:rPr>
            <w:rFonts w:hint="eastAsia" w:ascii="Times New Roman" w:hAnsi="Times New Roman" w:cs="Times New Roman"/>
            <w:lang w:eastAsia="zh-CN"/>
          </w:rPr>
          <w:t>，</w:t>
        </w:r>
      </w:ins>
      <w:ins w:id="2037" w:author="1" w:date="2019-04-22T11:27:21Z">
        <w:r>
          <w:rPr>
            <w:rFonts w:hint="eastAsia" w:ascii="Times New Roman" w:hAnsi="Times New Roman" w:cs="Times New Roman"/>
            <w:lang w:val="en-US" w:eastAsia="zh-CN"/>
          </w:rPr>
          <w:t>主要</w:t>
        </w:r>
      </w:ins>
      <w:ins w:id="2038" w:author="1" w:date="2019-04-22T11:27:26Z">
        <w:r>
          <w:rPr>
            <w:rFonts w:hint="eastAsia" w:ascii="Times New Roman" w:hAnsi="Times New Roman" w:cs="Times New Roman"/>
            <w:lang w:val="en-US" w:eastAsia="zh-CN"/>
          </w:rPr>
          <w:t>针对</w:t>
        </w:r>
      </w:ins>
      <w:ins w:id="2039" w:author="1" w:date="2019-04-22T11:27:28Z">
        <w:r>
          <w:rPr>
            <w:rFonts w:hint="eastAsia" w:ascii="Times New Roman" w:hAnsi="Times New Roman" w:cs="Times New Roman"/>
            <w:lang w:val="en-US" w:eastAsia="zh-CN"/>
          </w:rPr>
          <w:t>高频率</w:t>
        </w:r>
      </w:ins>
      <w:ins w:id="2040" w:author="1" w:date="2019-04-22T11:27:32Z">
        <w:r>
          <w:rPr>
            <w:rFonts w:hint="eastAsia" w:ascii="Times New Roman" w:hAnsi="Times New Roman" w:cs="Times New Roman"/>
            <w:lang w:val="en-US" w:eastAsia="zh-CN"/>
          </w:rPr>
          <w:t>地</w:t>
        </w:r>
      </w:ins>
      <w:ins w:id="2041" w:author="1" w:date="2019-04-22T11:27:34Z">
        <w:r>
          <w:rPr>
            <w:rFonts w:hint="eastAsia" w:ascii="Times New Roman" w:hAnsi="Times New Roman" w:cs="Times New Roman"/>
            <w:lang w:val="en-US" w:eastAsia="zh-CN"/>
          </w:rPr>
          <w:t>系统</w:t>
        </w:r>
      </w:ins>
      <w:ins w:id="2042" w:author="1" w:date="2019-04-22T11:27:35Z">
        <w:r>
          <w:rPr>
            <w:rFonts w:hint="eastAsia" w:ascii="Times New Roman" w:hAnsi="Times New Roman" w:cs="Times New Roman"/>
            <w:lang w:val="en-US" w:eastAsia="zh-CN"/>
          </w:rPr>
          <w:t>加载</w:t>
        </w:r>
      </w:ins>
      <w:ins w:id="2043" w:author="1" w:date="2019-04-22T11:27:45Z">
        <w:r>
          <w:rPr>
            <w:rFonts w:hint="eastAsia" w:ascii="Times New Roman" w:hAnsi="Times New Roman" w:cs="Times New Roman"/>
            <w:lang w:val="en-US" w:eastAsia="zh-CN"/>
          </w:rPr>
          <w:t>和</w:t>
        </w:r>
      </w:ins>
      <w:ins w:id="2044" w:author="1" w:date="2019-04-22T11:27:46Z">
        <w:r>
          <w:rPr>
            <w:rFonts w:hint="eastAsia" w:ascii="Times New Roman" w:hAnsi="Times New Roman" w:cs="Times New Roman"/>
            <w:lang w:val="en-US" w:eastAsia="zh-CN"/>
          </w:rPr>
          <w:t>卸载</w:t>
        </w:r>
      </w:ins>
      <w:ins w:id="2045" w:author="1" w:date="2019-04-22T11:28:23Z">
        <w:r>
          <w:rPr>
            <w:rFonts w:hint="eastAsia" w:ascii="Times New Roman" w:hAnsi="Times New Roman" w:cs="Times New Roman"/>
            <w:lang w:val="en-US" w:eastAsia="zh-CN"/>
          </w:rPr>
          <w:t>、</w:t>
        </w:r>
      </w:ins>
      <w:ins w:id="2046" w:author="1" w:date="2019-04-22T11:29:18Z">
        <w:r>
          <w:rPr>
            <w:rFonts w:hint="eastAsia" w:ascii="Times New Roman" w:hAnsi="Times New Roman" w:cs="Times New Roman"/>
            <w:lang w:val="en-US" w:eastAsia="zh-CN"/>
          </w:rPr>
          <w:t>在</w:t>
        </w:r>
      </w:ins>
      <w:ins w:id="2047" w:author="1" w:date="2019-04-22T11:29:20Z">
        <w:r>
          <w:rPr>
            <w:rFonts w:hint="eastAsia" w:ascii="Times New Roman" w:hAnsi="Times New Roman" w:cs="Times New Roman"/>
            <w:lang w:val="en-US" w:eastAsia="zh-CN"/>
          </w:rPr>
          <w:t>虚拟机</w:t>
        </w:r>
      </w:ins>
      <w:ins w:id="2048" w:author="1" w:date="2019-04-22T11:29:21Z">
        <w:r>
          <w:rPr>
            <w:rFonts w:hint="eastAsia" w:ascii="Times New Roman" w:hAnsi="Times New Roman" w:cs="Times New Roman"/>
            <w:lang w:val="en-US" w:eastAsia="zh-CN"/>
          </w:rPr>
          <w:t>安全</w:t>
        </w:r>
      </w:ins>
      <w:ins w:id="2049" w:author="1" w:date="2019-04-22T11:29:22Z">
        <w:r>
          <w:rPr>
            <w:rFonts w:hint="eastAsia" w:ascii="Times New Roman" w:hAnsi="Times New Roman" w:cs="Times New Roman"/>
            <w:lang w:val="en-US" w:eastAsia="zh-CN"/>
          </w:rPr>
          <w:t>套件</w:t>
        </w:r>
      </w:ins>
      <w:ins w:id="2050" w:author="1" w:date="2019-04-22T11:29:25Z">
        <w:r>
          <w:rPr>
            <w:rFonts w:hint="eastAsia" w:ascii="Times New Roman" w:hAnsi="Times New Roman" w:cs="Times New Roman"/>
            <w:lang w:val="en-US" w:eastAsia="zh-CN"/>
          </w:rPr>
          <w:t>加载</w:t>
        </w:r>
      </w:ins>
      <w:ins w:id="2051" w:author="1" w:date="2019-04-22T11:29:27Z">
        <w:r>
          <w:rPr>
            <w:rFonts w:hint="eastAsia" w:ascii="Times New Roman" w:hAnsi="Times New Roman" w:cs="Times New Roman"/>
            <w:lang w:val="en-US" w:eastAsia="zh-CN"/>
          </w:rPr>
          <w:t>前后</w:t>
        </w:r>
      </w:ins>
      <w:ins w:id="2052" w:author="1" w:date="2019-04-22T11:28:29Z">
        <w:r>
          <w:rPr>
            <w:rFonts w:hint="eastAsia" w:ascii="Times New Roman" w:hAnsi="Times New Roman" w:cs="Times New Roman"/>
            <w:lang w:val="en-US" w:eastAsia="zh-CN"/>
          </w:rPr>
          <w:t>服务器</w:t>
        </w:r>
      </w:ins>
      <w:ins w:id="2053" w:author="1" w:date="2019-04-22T11:28:31Z">
        <w:r>
          <w:rPr>
            <w:rFonts w:hint="eastAsia" w:ascii="Times New Roman" w:hAnsi="Times New Roman" w:cs="Times New Roman"/>
            <w:lang w:val="en-US" w:eastAsia="zh-CN"/>
          </w:rPr>
          <w:t>本</w:t>
        </w:r>
      </w:ins>
      <w:ins w:id="2054" w:author="1" w:date="2019-04-22T11:28:33Z">
        <w:r>
          <w:rPr>
            <w:rFonts w:hint="eastAsia" w:ascii="Times New Roman" w:hAnsi="Times New Roman" w:cs="Times New Roman"/>
            <w:lang w:val="en-US" w:eastAsia="zh-CN"/>
          </w:rPr>
          <w:t>身</w:t>
        </w:r>
      </w:ins>
      <w:ins w:id="2055" w:author="1" w:date="2019-04-22T11:28:40Z">
        <w:r>
          <w:rPr>
            <w:rFonts w:hint="eastAsia" w:ascii="Times New Roman" w:hAnsi="Times New Roman" w:cs="Times New Roman"/>
            <w:lang w:val="en-US" w:eastAsia="zh-CN"/>
          </w:rPr>
          <w:t>承受</w:t>
        </w:r>
      </w:ins>
      <w:ins w:id="2056" w:author="1" w:date="2019-04-22T11:28:50Z">
        <w:r>
          <w:rPr>
            <w:rFonts w:hint="eastAsia" w:ascii="Times New Roman" w:hAnsi="Times New Roman" w:cs="Times New Roman"/>
            <w:lang w:val="en-US" w:eastAsia="zh-CN"/>
          </w:rPr>
          <w:t>虚拟机</w:t>
        </w:r>
      </w:ins>
      <w:ins w:id="2057" w:author="1" w:date="2019-04-22T11:28:59Z">
        <w:r>
          <w:rPr>
            <w:rFonts w:hint="eastAsia" w:ascii="Times New Roman" w:hAnsi="Times New Roman" w:cs="Times New Roman"/>
            <w:lang w:val="en-US" w:eastAsia="zh-CN"/>
          </w:rPr>
          <w:t>开启</w:t>
        </w:r>
      </w:ins>
      <w:ins w:id="2058" w:author="1" w:date="2019-04-22T11:29:00Z">
        <w:r>
          <w:rPr>
            <w:rFonts w:hint="eastAsia" w:ascii="Times New Roman" w:hAnsi="Times New Roman" w:cs="Times New Roman"/>
            <w:lang w:val="en-US" w:eastAsia="zh-CN"/>
          </w:rPr>
          <w:t>的</w:t>
        </w:r>
      </w:ins>
      <w:ins w:id="2059" w:author="1" w:date="2019-04-22T11:29:01Z">
        <w:r>
          <w:rPr>
            <w:rFonts w:hint="eastAsia" w:ascii="Times New Roman" w:hAnsi="Times New Roman" w:cs="Times New Roman"/>
            <w:lang w:val="en-US" w:eastAsia="zh-CN"/>
          </w:rPr>
          <w:t>最大</w:t>
        </w:r>
      </w:ins>
      <w:ins w:id="2060" w:author="1" w:date="2019-04-22T11:29:02Z">
        <w:r>
          <w:rPr>
            <w:rFonts w:hint="eastAsia" w:ascii="Times New Roman" w:hAnsi="Times New Roman" w:cs="Times New Roman"/>
            <w:lang w:val="en-US" w:eastAsia="zh-CN"/>
          </w:rPr>
          <w:t>数量</w:t>
        </w:r>
      </w:ins>
      <w:ins w:id="2061" w:author="1" w:date="2019-04-22T11:29:07Z">
        <w:r>
          <w:rPr>
            <w:rFonts w:hint="eastAsia" w:ascii="Times New Roman" w:hAnsi="Times New Roman" w:cs="Times New Roman"/>
            <w:lang w:val="en-US" w:eastAsia="zh-CN"/>
          </w:rPr>
          <w:t>是否</w:t>
        </w:r>
      </w:ins>
      <w:ins w:id="2062" w:author="1" w:date="2019-04-22T11:29:11Z">
        <w:r>
          <w:rPr>
            <w:rFonts w:hint="eastAsia" w:ascii="Times New Roman" w:hAnsi="Times New Roman" w:cs="Times New Roman"/>
            <w:lang w:val="en-US" w:eastAsia="zh-CN"/>
          </w:rPr>
          <w:t>发生</w:t>
        </w:r>
      </w:ins>
      <w:ins w:id="2063" w:author="1" w:date="2019-04-22T11:29:13Z">
        <w:r>
          <w:rPr>
            <w:rFonts w:hint="eastAsia" w:ascii="Times New Roman" w:hAnsi="Times New Roman" w:cs="Times New Roman"/>
            <w:lang w:val="en-US" w:eastAsia="zh-CN"/>
          </w:rPr>
          <w:t>变化</w:t>
        </w:r>
      </w:ins>
      <w:ins w:id="2064" w:author="1" w:date="2019-04-22T11:29:42Z">
        <w:r>
          <w:rPr>
            <w:rFonts w:hint="eastAsia" w:ascii="Times New Roman" w:hAnsi="Times New Roman" w:cs="Times New Roman"/>
            <w:lang w:val="en-US" w:eastAsia="zh-CN"/>
          </w:rPr>
          <w:t>、</w:t>
        </w:r>
      </w:ins>
      <w:ins w:id="2065" w:author="1" w:date="2019-04-22T11:29:47Z">
        <w:r>
          <w:rPr>
            <w:rFonts w:hint="eastAsia" w:ascii="Times New Roman" w:hAnsi="Times New Roman" w:cs="Times New Roman"/>
            <w:lang w:val="en-US" w:eastAsia="zh-CN"/>
          </w:rPr>
          <w:t>SecureVM</w:t>
        </w:r>
      </w:ins>
      <w:ins w:id="2066" w:author="1" w:date="2019-04-22T11:29:54Z">
        <w:r>
          <w:rPr>
            <w:rFonts w:hint="eastAsia" w:ascii="Times New Roman" w:hAnsi="Times New Roman" w:cs="Times New Roman"/>
            <w:lang w:val="en-US" w:eastAsia="zh-CN"/>
          </w:rPr>
          <w:t>加载</w:t>
        </w:r>
      </w:ins>
      <w:ins w:id="2067" w:author="1" w:date="2019-04-22T11:29:55Z">
        <w:r>
          <w:rPr>
            <w:rFonts w:hint="eastAsia" w:ascii="Times New Roman" w:hAnsi="Times New Roman" w:cs="Times New Roman"/>
            <w:lang w:val="en-US" w:eastAsia="zh-CN"/>
          </w:rPr>
          <w:t>前后</w:t>
        </w:r>
      </w:ins>
      <w:ins w:id="2068" w:author="1" w:date="2019-04-22T11:30:21Z">
        <w:r>
          <w:rPr>
            <w:rFonts w:hint="eastAsia" w:ascii="Times New Roman" w:hAnsi="Times New Roman" w:cs="Times New Roman"/>
            <w:lang w:val="en-US" w:eastAsia="zh-CN"/>
          </w:rPr>
          <w:t>宿主机</w:t>
        </w:r>
      </w:ins>
      <w:ins w:id="2069" w:author="1" w:date="2019-04-22T11:30:22Z">
        <w:r>
          <w:rPr>
            <w:rFonts w:hint="eastAsia" w:ascii="Times New Roman" w:hAnsi="Times New Roman" w:cs="Times New Roman"/>
            <w:lang w:val="en-US" w:eastAsia="zh-CN"/>
          </w:rPr>
          <w:t>服务器</w:t>
        </w:r>
      </w:ins>
      <w:ins w:id="2070" w:author="1" w:date="2019-04-22T11:30:23Z">
        <w:r>
          <w:rPr>
            <w:rFonts w:hint="eastAsia" w:ascii="Times New Roman" w:hAnsi="Times New Roman" w:cs="Times New Roman"/>
            <w:lang w:val="en-US" w:eastAsia="zh-CN"/>
          </w:rPr>
          <w:t>上</w:t>
        </w:r>
      </w:ins>
      <w:ins w:id="2071" w:author="1" w:date="2019-04-22T11:30:18Z">
        <w:r>
          <w:rPr>
            <w:rFonts w:hint="eastAsia" w:ascii="Times New Roman" w:hAnsi="Times New Roman" w:cs="Times New Roman"/>
            <w:lang w:val="en-US" w:eastAsia="zh-CN"/>
          </w:rPr>
          <w:t>虚拟</w:t>
        </w:r>
      </w:ins>
      <w:ins w:id="2072" w:author="1" w:date="2019-04-22T11:30:28Z">
        <w:r>
          <w:rPr>
            <w:rFonts w:hint="eastAsia" w:ascii="Times New Roman" w:hAnsi="Times New Roman" w:cs="Times New Roman"/>
            <w:lang w:val="en-US" w:eastAsia="zh-CN"/>
          </w:rPr>
          <w:t>机</w:t>
        </w:r>
      </w:ins>
      <w:ins w:id="2073" w:author="1" w:date="2019-04-22T11:30:29Z">
        <w:r>
          <w:rPr>
            <w:rFonts w:hint="eastAsia" w:ascii="Times New Roman" w:hAnsi="Times New Roman" w:cs="Times New Roman"/>
            <w:lang w:val="en-US" w:eastAsia="zh-CN"/>
          </w:rPr>
          <w:t>运行的</w:t>
        </w:r>
      </w:ins>
      <w:ins w:id="2074" w:author="1" w:date="2019-04-22T11:30:34Z">
        <w:r>
          <w:rPr>
            <w:rFonts w:hint="eastAsia" w:ascii="Times New Roman" w:hAnsi="Times New Roman" w:cs="Times New Roman"/>
            <w:lang w:val="en-US" w:eastAsia="zh-CN"/>
          </w:rPr>
          <w:t>最长</w:t>
        </w:r>
      </w:ins>
      <w:ins w:id="2075" w:author="1" w:date="2019-04-22T11:30:36Z">
        <w:r>
          <w:rPr>
            <w:rFonts w:hint="eastAsia" w:ascii="Times New Roman" w:hAnsi="Times New Roman" w:cs="Times New Roman"/>
            <w:lang w:val="en-US" w:eastAsia="zh-CN"/>
          </w:rPr>
          <w:t>时间</w:t>
        </w:r>
      </w:ins>
      <w:ins w:id="2076" w:author="1" w:date="2019-04-22T11:30:37Z">
        <w:r>
          <w:rPr>
            <w:rFonts w:hint="eastAsia" w:ascii="Times New Roman" w:hAnsi="Times New Roman" w:cs="Times New Roman"/>
            <w:lang w:val="en-US" w:eastAsia="zh-CN"/>
          </w:rPr>
          <w:t>是否</w:t>
        </w:r>
      </w:ins>
      <w:ins w:id="2077" w:author="1" w:date="2019-04-22T11:30:38Z">
        <w:r>
          <w:rPr>
            <w:rFonts w:hint="eastAsia" w:ascii="Times New Roman" w:hAnsi="Times New Roman" w:cs="Times New Roman"/>
            <w:lang w:val="en-US" w:eastAsia="zh-CN"/>
          </w:rPr>
          <w:t>发生</w:t>
        </w:r>
      </w:ins>
      <w:ins w:id="2078" w:author="1" w:date="2019-04-22T11:30:41Z">
        <w:r>
          <w:rPr>
            <w:rFonts w:hint="eastAsia" w:ascii="Times New Roman" w:hAnsi="Times New Roman" w:cs="Times New Roman"/>
            <w:lang w:val="en-US" w:eastAsia="zh-CN"/>
          </w:rPr>
          <w:t>变化</w:t>
        </w:r>
      </w:ins>
      <w:r>
        <w:rPr>
          <w:rFonts w:hint="eastAsia" w:ascii="Times New Roman" w:hAnsi="Times New Roman" w:cs="Times New Roman"/>
        </w:rPr>
        <w:t>。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测试要求：</w:t>
      </w:r>
    </w:p>
    <w:p>
      <w:pPr>
        <w:numPr>
          <w:ilvl w:val="0"/>
          <w:numId w:val="16"/>
        </w:numPr>
        <w:rPr>
          <w:rFonts w:ascii="Times New Roman" w:hAnsi="Times New Roman" w:cs="Times New Roman"/>
        </w:rPr>
      </w:pPr>
      <w:del w:id="2079" w:author="1" w:date="2019-04-22T12:23:45Z">
        <w:r>
          <w:rPr>
            <w:rFonts w:hint="eastAsia" w:ascii="Times New Roman" w:hAnsi="Times New Roman" w:cs="Times New Roman"/>
          </w:rPr>
          <w:delText>当虚拟机安全套件系统运行后，</w:delText>
        </w:r>
      </w:del>
      <w:del w:id="2080" w:author="1" w:date="2019-04-22T12:23:00Z">
        <w:r>
          <w:rPr>
            <w:rFonts w:hint="eastAsia" w:ascii="Times New Roman" w:hAnsi="Times New Roman" w:cs="Times New Roman"/>
            <w:lang w:val="en-US"/>
          </w:rPr>
          <w:delText>客户机能够正常开启</w:delText>
        </w:r>
      </w:del>
      <w:ins w:id="2081" w:author="1" w:date="2019-04-22T12:23:03Z">
        <w:r>
          <w:rPr>
            <w:rFonts w:hint="eastAsia" w:ascii="Times New Roman" w:hAnsi="Times New Roman" w:cs="Times New Roman"/>
            <w:lang w:val="en-US" w:eastAsia="zh-CN"/>
          </w:rPr>
          <w:t>高频率</w:t>
        </w:r>
      </w:ins>
      <w:ins w:id="2082" w:author="1" w:date="2019-04-22T12:23:11Z">
        <w:r>
          <w:rPr>
            <w:rFonts w:hint="eastAsia" w:ascii="Times New Roman" w:hAnsi="Times New Roman" w:cs="Times New Roman"/>
            <w:lang w:val="en-US" w:eastAsia="zh-CN"/>
          </w:rPr>
          <w:t>加卸载</w:t>
        </w:r>
      </w:ins>
      <w:ins w:id="2083" w:author="1" w:date="2019-04-22T12:23:37Z">
        <w:r>
          <w:rPr>
            <w:rFonts w:hint="eastAsia" w:ascii="Times New Roman" w:hAnsi="Times New Roman" w:cs="Times New Roman"/>
          </w:rPr>
          <w:t>虚拟机安全套件系统</w:t>
        </w:r>
      </w:ins>
      <w:ins w:id="2084" w:author="1" w:date="2019-04-22T12:23:38Z">
        <w:r>
          <w:rPr>
            <w:rFonts w:hint="eastAsia" w:ascii="Times New Roman" w:hAnsi="Times New Roman" w:cs="Times New Roman"/>
            <w:lang w:val="en-US" w:eastAsia="zh-CN"/>
          </w:rPr>
          <w:t>和</w:t>
        </w:r>
      </w:ins>
      <w:ins w:id="2085" w:author="1" w:date="2019-04-22T12:23:13Z">
        <w:r>
          <w:rPr>
            <w:rFonts w:hint="eastAsia" w:ascii="Times New Roman" w:hAnsi="Times New Roman" w:cs="Times New Roman"/>
            <w:lang w:val="en-US" w:eastAsia="zh-CN"/>
          </w:rPr>
          <w:t>虚拟机</w:t>
        </w:r>
      </w:ins>
      <w:ins w:id="2086" w:author="1" w:date="2019-04-22T12:23:21Z">
        <w:r>
          <w:rPr>
            <w:rFonts w:hint="eastAsia" w:ascii="Times New Roman" w:hAnsi="Times New Roman" w:cs="Times New Roman"/>
            <w:lang w:val="en-US" w:eastAsia="zh-CN"/>
          </w:rPr>
          <w:t>不会</w:t>
        </w:r>
      </w:ins>
      <w:ins w:id="2087" w:author="1" w:date="2019-04-22T12:23:22Z">
        <w:r>
          <w:rPr>
            <w:rFonts w:hint="eastAsia" w:ascii="Times New Roman" w:hAnsi="Times New Roman" w:cs="Times New Roman"/>
            <w:lang w:val="en-US" w:eastAsia="zh-CN"/>
          </w:rPr>
          <w:t>导致</w:t>
        </w:r>
      </w:ins>
      <w:ins w:id="2088" w:author="1" w:date="2019-04-22T12:26:17Z">
        <w:r>
          <w:rPr>
            <w:rFonts w:hint="eastAsia" w:ascii="Times New Roman" w:hAnsi="Times New Roman" w:cs="Times New Roman"/>
            <w:lang w:val="en-US" w:eastAsia="zh-CN"/>
          </w:rPr>
          <w:t>自身</w:t>
        </w:r>
      </w:ins>
      <w:ins w:id="2089" w:author="1" w:date="2019-04-22T12:26:20Z">
        <w:r>
          <w:rPr>
            <w:rFonts w:hint="eastAsia" w:ascii="Times New Roman" w:hAnsi="Times New Roman" w:cs="Times New Roman"/>
            <w:lang w:val="en-US" w:eastAsia="zh-CN"/>
          </w:rPr>
          <w:t>和</w:t>
        </w:r>
      </w:ins>
      <w:ins w:id="2090" w:author="1" w:date="2019-04-22T12:26:22Z">
        <w:r>
          <w:rPr>
            <w:rFonts w:hint="eastAsia" w:ascii="Times New Roman" w:hAnsi="Times New Roman" w:cs="Times New Roman"/>
            <w:lang w:val="en-US" w:eastAsia="zh-CN"/>
          </w:rPr>
          <w:t>宿主机</w:t>
        </w:r>
      </w:ins>
      <w:ins w:id="2091" w:author="1" w:date="2019-04-22T12:23:24Z">
        <w:r>
          <w:rPr>
            <w:rFonts w:hint="eastAsia" w:ascii="Times New Roman" w:hAnsi="Times New Roman" w:cs="Times New Roman"/>
            <w:lang w:val="en-US" w:eastAsia="zh-CN"/>
          </w:rPr>
          <w:t>系统</w:t>
        </w:r>
      </w:ins>
      <w:ins w:id="2092" w:author="1" w:date="2019-04-22T12:23:29Z">
        <w:r>
          <w:rPr>
            <w:rFonts w:hint="eastAsia" w:ascii="Times New Roman" w:hAnsi="Times New Roman" w:cs="Times New Roman"/>
            <w:lang w:val="en-US" w:eastAsia="zh-CN"/>
          </w:rPr>
          <w:t>崩溃</w:t>
        </w:r>
      </w:ins>
      <w:r>
        <w:rPr>
          <w:rFonts w:hint="eastAsia" w:ascii="Times New Roman" w:hAnsi="Times New Roman" w:cs="Times New Roman"/>
        </w:rPr>
        <w:t>。</w:t>
      </w:r>
    </w:p>
    <w:p>
      <w:pPr>
        <w:numPr>
          <w:ilvl w:val="0"/>
          <w:numId w:val="16"/>
        </w:numPr>
        <w:rPr>
          <w:rFonts w:ascii="Times New Roman" w:hAnsi="Times New Roman" w:cs="Times New Roman"/>
        </w:rPr>
      </w:pPr>
      <w:ins w:id="2093" w:author="1" w:date="2019-04-22T12:23:54Z">
        <w:r>
          <w:rPr>
            <w:rFonts w:hint="eastAsia" w:ascii="Times New Roman" w:hAnsi="Times New Roman" w:cs="Times New Roman"/>
            <w:lang w:val="en-US" w:eastAsia="zh-CN"/>
          </w:rPr>
          <w:t>在虚拟机安全套件加载前后服务器本身承受虚拟机开启的最大数量</w:t>
        </w:r>
      </w:ins>
      <w:del w:id="2094" w:author="1" w:date="2019-04-22T12:23:54Z">
        <w:r>
          <w:rPr>
            <w:rFonts w:hint="eastAsia" w:ascii="Times New Roman" w:hAnsi="Times New Roman" w:cs="Times New Roman"/>
          </w:rPr>
          <w:delText>当虚拟机安全套件系统运行后，客户机能够正常运行。</w:delText>
        </w:r>
      </w:del>
      <w:ins w:id="2095" w:author="1" w:date="2019-04-22T12:23:58Z">
        <w:r>
          <w:rPr>
            <w:rFonts w:hint="eastAsia" w:ascii="Times New Roman" w:hAnsi="Times New Roman" w:cs="Times New Roman"/>
            <w:lang w:val="en-US" w:eastAsia="zh-CN"/>
          </w:rPr>
          <w:t>变化不大</w:t>
        </w:r>
      </w:ins>
      <w:ins w:id="2096" w:author="1" w:date="2019-04-22T12:23:59Z">
        <w:r>
          <w:rPr>
            <w:rFonts w:hint="eastAsia" w:ascii="Times New Roman" w:hAnsi="Times New Roman" w:cs="Times New Roman"/>
            <w:lang w:val="en-US" w:eastAsia="zh-CN"/>
          </w:rPr>
          <w:t>。</w:t>
        </w:r>
      </w:ins>
    </w:p>
    <w:p>
      <w:pPr>
        <w:numPr>
          <w:ilvl w:val="0"/>
          <w:numId w:val="16"/>
        </w:numPr>
        <w:rPr>
          <w:rFonts w:ascii="Times New Roman" w:hAnsi="Times New Roman" w:cs="Times New Roman"/>
        </w:rPr>
      </w:pPr>
      <w:ins w:id="2097" w:author="1" w:date="2019-04-22T12:24:09Z">
        <w:r>
          <w:rPr>
            <w:rFonts w:hint="eastAsia" w:ascii="Times New Roman" w:hAnsi="Times New Roman" w:cs="Times New Roman"/>
            <w:lang w:val="en-US" w:eastAsia="zh-CN"/>
          </w:rPr>
          <w:t>SecureVM加载前后宿主机服务器上虚拟机运行的最长时间</w:t>
        </w:r>
      </w:ins>
      <w:del w:id="2098" w:author="1" w:date="2019-04-22T12:24:09Z">
        <w:r>
          <w:rPr>
            <w:rFonts w:hint="eastAsia" w:ascii="Times New Roman" w:hAnsi="Times New Roman" w:cs="Times New Roman"/>
          </w:rPr>
          <w:delText>当虚拟机安全套件系统运行后，客户机能够正常关闭。</w:delText>
        </w:r>
      </w:del>
      <w:ins w:id="2099" w:author="1" w:date="2019-04-22T12:24:12Z">
        <w:r>
          <w:rPr>
            <w:rFonts w:hint="eastAsia" w:ascii="Times New Roman" w:hAnsi="Times New Roman" w:cs="Times New Roman"/>
            <w:lang w:val="en-US" w:eastAsia="zh-CN"/>
          </w:rPr>
          <w:t>变化</w:t>
        </w:r>
      </w:ins>
      <w:ins w:id="2100" w:author="1" w:date="2019-04-22T12:24:13Z">
        <w:r>
          <w:rPr>
            <w:rFonts w:hint="eastAsia" w:ascii="Times New Roman" w:hAnsi="Times New Roman" w:cs="Times New Roman"/>
            <w:lang w:val="en-US" w:eastAsia="zh-CN"/>
          </w:rPr>
          <w:t>不大</w:t>
        </w:r>
      </w:ins>
      <w:ins w:id="2101" w:author="1" w:date="2019-04-22T12:24:14Z">
        <w:r>
          <w:rPr>
            <w:rFonts w:hint="eastAsia" w:ascii="Times New Roman" w:hAnsi="Times New Roman" w:cs="Times New Roman"/>
            <w:lang w:val="en-US" w:eastAsia="zh-CN"/>
          </w:rPr>
          <w:t>。</w:t>
        </w:r>
      </w:ins>
    </w:p>
    <w:p>
      <w:pPr>
        <w:numPr>
          <w:ilvl w:val="0"/>
          <w:numId w:val="16"/>
        </w:numPr>
        <w:rPr>
          <w:del w:id="2102" w:author="1" w:date="2019-04-22T12:24:18Z"/>
          <w:rFonts w:ascii="Times New Roman" w:hAnsi="Times New Roman" w:cs="Times New Roman"/>
        </w:rPr>
      </w:pPr>
      <w:del w:id="2103" w:author="1" w:date="2019-04-22T12:24:18Z">
        <w:r>
          <w:rPr>
            <w:rFonts w:hint="eastAsia" w:ascii="Times New Roman" w:hAnsi="Times New Roman" w:cs="Times New Roman"/>
          </w:rPr>
          <w:delText>当虚拟机安全套件系统运行后，多台客户机能够正常开启、运行、关闭。</w:delText>
        </w:r>
      </w:del>
    </w:p>
    <w:p>
      <w:pPr>
        <w:numPr>
          <w:ilvl w:val="0"/>
          <w:numId w:val="16"/>
        </w:numPr>
        <w:rPr>
          <w:del w:id="2104" w:author="1" w:date="2019-04-22T12:24:18Z"/>
          <w:rFonts w:ascii="Times New Roman" w:hAnsi="Times New Roman" w:cs="Times New Roman"/>
        </w:rPr>
      </w:pPr>
      <w:del w:id="2105" w:author="1" w:date="2019-04-22T12:24:18Z">
        <w:r>
          <w:rPr>
            <w:rFonts w:hint="eastAsia" w:ascii="Times New Roman" w:hAnsi="Times New Roman" w:cs="Times New Roman"/>
          </w:rPr>
          <w:delText>当虚拟机安全套件系统运行后，客户机多次启动后可以正常运行。</w:delText>
        </w:r>
      </w:del>
    </w:p>
    <w:p>
      <w:pPr>
        <w:pStyle w:val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3.3.2</w:t>
      </w:r>
      <w:r>
        <w:rPr>
          <w:rFonts w:hint="eastAsia" w:ascii="Times New Roman" w:hAnsi="Times New Roman" w:cs="Times New Roman"/>
        </w:rPr>
        <w:t>预期结果</w:t>
      </w:r>
    </w:p>
    <w:p>
      <w:pPr>
        <w:ind w:firstLine="420"/>
        <w:rPr>
          <w:ins w:id="2106" w:author="juku" w:date="2019-03-18T19:11:00Z"/>
          <w:rFonts w:hint="eastAsia" w:ascii="Times New Roman" w:hAnsi="Times New Roman" w:cs="Times New Roman" w:eastAsiaTheme="minorEastAsia"/>
          <w:lang w:val="en-US" w:eastAsia="zh-CN"/>
        </w:rPr>
      </w:pPr>
      <w:ins w:id="2107" w:author="1" w:date="2019-04-22T12:25:51Z">
        <w:r>
          <w:rPr>
            <w:rFonts w:hint="eastAsia" w:ascii="Times New Roman" w:hAnsi="Times New Roman" w:cs="Times New Roman"/>
            <w:lang w:val="en-US" w:eastAsia="zh-CN"/>
          </w:rPr>
          <w:t>高频率</w:t>
        </w:r>
      </w:ins>
      <w:ins w:id="2108" w:author="1" w:date="2019-04-22T12:25:59Z">
        <w:r>
          <w:rPr>
            <w:rFonts w:hint="eastAsia" w:ascii="Times New Roman" w:hAnsi="Times New Roman" w:cs="Times New Roman"/>
            <w:lang w:val="en-US" w:eastAsia="zh-CN"/>
          </w:rPr>
          <w:t>加卸载</w:t>
        </w:r>
      </w:ins>
      <w:ins w:id="2109" w:author="1" w:date="2019-04-22T12:26:02Z">
        <w:r>
          <w:rPr>
            <w:rFonts w:hint="eastAsia" w:ascii="Times New Roman" w:hAnsi="Times New Roman" w:cs="Times New Roman"/>
            <w:lang w:val="en-US" w:eastAsia="zh-CN"/>
          </w:rPr>
          <w:t>软件</w:t>
        </w:r>
      </w:ins>
      <w:ins w:id="2110" w:author="1" w:date="2019-04-22T12:26:04Z">
        <w:r>
          <w:rPr>
            <w:rFonts w:hint="eastAsia" w:ascii="Times New Roman" w:hAnsi="Times New Roman" w:cs="Times New Roman"/>
            <w:lang w:val="en-US" w:eastAsia="zh-CN"/>
          </w:rPr>
          <w:t>不会</w:t>
        </w:r>
      </w:ins>
      <w:ins w:id="2111" w:author="1" w:date="2019-04-22T12:26:05Z">
        <w:r>
          <w:rPr>
            <w:rFonts w:hint="eastAsia" w:ascii="Times New Roman" w:hAnsi="Times New Roman" w:cs="Times New Roman"/>
            <w:lang w:val="en-US" w:eastAsia="zh-CN"/>
          </w:rPr>
          <w:t>导致</w:t>
        </w:r>
      </w:ins>
      <w:ins w:id="2112" w:author="1" w:date="2019-04-22T12:26:30Z">
        <w:r>
          <w:rPr>
            <w:rFonts w:hint="eastAsia" w:ascii="Times New Roman" w:hAnsi="Times New Roman" w:cs="Times New Roman"/>
            <w:lang w:val="en-US" w:eastAsia="zh-CN"/>
          </w:rPr>
          <w:t>自身和宿主机</w:t>
        </w:r>
      </w:ins>
      <w:ins w:id="2113" w:author="1" w:date="2019-04-22T12:26:09Z">
        <w:r>
          <w:rPr>
            <w:rFonts w:hint="eastAsia" w:ascii="Times New Roman" w:hAnsi="Times New Roman" w:cs="Times New Roman"/>
            <w:lang w:val="en-US" w:eastAsia="zh-CN"/>
          </w:rPr>
          <w:t>崩溃</w:t>
        </w:r>
      </w:ins>
      <w:ins w:id="2114" w:author="1" w:date="2019-04-22T12:28:32Z">
        <w:r>
          <w:rPr>
            <w:rFonts w:hint="eastAsia" w:ascii="Times New Roman" w:hAnsi="Times New Roman" w:cs="Times New Roman"/>
            <w:lang w:val="en-US" w:eastAsia="zh-CN"/>
          </w:rPr>
          <w:t>；</w:t>
        </w:r>
      </w:ins>
      <w:r>
        <w:rPr>
          <w:rFonts w:hint="eastAsia" w:ascii="Times New Roman" w:hAnsi="Times New Roman" w:cs="Times New Roman"/>
        </w:rPr>
        <w:t>当虚拟机安全套件系统运行后，</w:t>
      </w:r>
      <w:ins w:id="2115" w:author="1" w:date="2019-04-22T12:29:20Z">
        <w:r>
          <w:rPr>
            <w:rFonts w:hint="eastAsia" w:ascii="Times New Roman" w:hAnsi="Times New Roman" w:cs="Times New Roman"/>
            <w:lang w:val="en-US" w:eastAsia="zh-CN"/>
          </w:rPr>
          <w:t>服务器本身承受虚拟机开启的最大数量变化不大</w:t>
        </w:r>
      </w:ins>
      <w:del w:id="2116" w:author="1" w:date="2019-04-22T12:29:20Z">
        <w:r>
          <w:rPr>
            <w:rFonts w:hint="eastAsia" w:ascii="Times New Roman" w:hAnsi="Times New Roman" w:cs="Times New Roman"/>
          </w:rPr>
          <w:delText>多台客户机能够正常开启、运行、关闭。客户机可以再次正常启动和运行。</w:delText>
        </w:r>
      </w:del>
      <w:ins w:id="2117" w:author="1" w:date="2019-04-22T12:29:22Z">
        <w:r>
          <w:rPr>
            <w:rFonts w:hint="eastAsia" w:ascii="Times New Roman" w:hAnsi="Times New Roman" w:cs="Times New Roman"/>
            <w:lang w:eastAsia="zh-CN"/>
          </w:rPr>
          <w:t>；</w:t>
        </w:r>
      </w:ins>
      <w:ins w:id="2118" w:author="1" w:date="2019-04-22T12:29:32Z">
        <w:r>
          <w:rPr>
            <w:rFonts w:hint="eastAsia" w:ascii="Times New Roman" w:hAnsi="Times New Roman" w:cs="Times New Roman"/>
            <w:lang w:val="en-US" w:eastAsia="zh-CN"/>
          </w:rPr>
          <w:t>SecureVM加载前后宿主机服务器上虚拟机运行的最长时间变化不大</w:t>
        </w:r>
      </w:ins>
      <w:ins w:id="2119" w:author="1" w:date="2019-04-22T12:29:46Z">
        <w:r>
          <w:rPr>
            <w:rFonts w:hint="eastAsia" w:ascii="Times New Roman" w:hAnsi="Times New Roman" w:cs="Times New Roman"/>
            <w:lang w:val="en-US" w:eastAsia="zh-CN"/>
          </w:rPr>
          <w:t>；</w:t>
        </w:r>
      </w:ins>
      <w:ins w:id="2120" w:author="1" w:date="2019-04-22T12:29:47Z">
        <w:r>
          <w:rPr>
            <w:rFonts w:hint="eastAsia" w:ascii="Times New Roman" w:hAnsi="Times New Roman" w:cs="Times New Roman"/>
            <w:lang w:val="en-US" w:eastAsia="zh-CN"/>
          </w:rPr>
          <w:t>达到</w:t>
        </w:r>
      </w:ins>
      <w:ins w:id="2121" w:author="1" w:date="2019-04-22T12:29:48Z">
        <w:r>
          <w:rPr>
            <w:rFonts w:hint="eastAsia" w:ascii="Times New Roman" w:hAnsi="Times New Roman" w:cs="Times New Roman"/>
            <w:lang w:val="en-US" w:eastAsia="zh-CN"/>
          </w:rPr>
          <w:t>测试</w:t>
        </w:r>
      </w:ins>
      <w:ins w:id="2122" w:author="1" w:date="2019-04-22T12:29:51Z">
        <w:r>
          <w:rPr>
            <w:rFonts w:hint="eastAsia" w:ascii="Times New Roman" w:hAnsi="Times New Roman" w:cs="Times New Roman"/>
            <w:lang w:val="en-US" w:eastAsia="zh-CN"/>
          </w:rPr>
          <w:t>要求</w:t>
        </w:r>
      </w:ins>
      <w:ins w:id="2123" w:author="1" w:date="2019-04-22T12:29:52Z">
        <w:r>
          <w:rPr>
            <w:rFonts w:hint="eastAsia" w:ascii="Times New Roman" w:hAnsi="Times New Roman" w:cs="Times New Roman"/>
            <w:lang w:val="en-US" w:eastAsia="zh-CN"/>
          </w:rPr>
          <w:t>。</w:t>
        </w:r>
      </w:ins>
    </w:p>
    <w:p>
      <w:pPr>
        <w:ind w:firstLine="420"/>
        <w:rPr>
          <w:del w:id="2124" w:author="juku" w:date="2019-03-18T19:13:00Z"/>
          <w:rFonts w:ascii="Times New Roman" w:hAnsi="Times New Roman" w:cs="Times New Roman"/>
        </w:rPr>
      </w:pPr>
    </w:p>
    <w:p>
      <w:pPr>
        <w:pStyle w:val="5"/>
        <w:rPr>
          <w:ins w:id="2125" w:author="juku" w:date="2019-03-18T19:13:00Z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3.3.3</w:t>
      </w:r>
      <w:r>
        <w:rPr>
          <w:rFonts w:hint="eastAsia" w:ascii="Times New Roman" w:hAnsi="Times New Roman" w:cs="Times New Roman"/>
        </w:rPr>
        <w:t>实测结果</w:t>
      </w:r>
    </w:p>
    <w:p>
      <w:pPr>
        <w:ind w:firstLine="420"/>
        <w:rPr>
          <w:ins w:id="2126" w:author="juku" w:date="2019-03-18T19:13:00Z"/>
          <w:del w:id="2127" w:author="1" w:date="2019-04-08T16:47:44Z"/>
          <w:rFonts w:ascii="Times New Roman" w:hAnsi="Times New Roman" w:cs="Times New Roman"/>
        </w:rPr>
      </w:pPr>
      <w:ins w:id="2128" w:author="juku" w:date="2019-03-18T19:13:00Z">
        <w:r>
          <w:rPr>
            <w:rFonts w:hint="eastAsia" w:ascii="Times New Roman" w:hAnsi="Times New Roman" w:cs="Times New Roman"/>
          </w:rPr>
          <w:t>注：测试结果是在规定的实验环境下进行的，即服务器上，非台式机上。测试结果通过图形界面显示的主要原因：</w:t>
        </w:r>
      </w:ins>
      <w:ins w:id="2129" w:author="1" w:date="2019-04-22T12:31:08Z">
        <w:r>
          <w:rPr>
            <w:rFonts w:hint="eastAsia" w:ascii="Times New Roman" w:hAnsi="Times New Roman" w:cs="Times New Roman"/>
            <w:lang w:val="en-US" w:eastAsia="zh-CN"/>
          </w:rPr>
          <w:t>在</w:t>
        </w:r>
      </w:ins>
      <w:ins w:id="2130" w:author="1" w:date="2019-04-22T12:31:11Z">
        <w:r>
          <w:rPr>
            <w:rFonts w:hint="eastAsia" w:ascii="Times New Roman" w:hAnsi="Times New Roman" w:cs="Times New Roman"/>
            <w:lang w:val="en-US" w:eastAsia="zh-CN"/>
          </w:rPr>
          <w:t>另一台</w:t>
        </w:r>
      </w:ins>
      <w:ins w:id="2131" w:author="1" w:date="2019-04-22T12:31:15Z">
        <w:r>
          <w:rPr>
            <w:rFonts w:hint="eastAsia" w:ascii="Times New Roman" w:hAnsi="Times New Roman" w:cs="Times New Roman"/>
            <w:lang w:val="en-US" w:eastAsia="zh-CN"/>
          </w:rPr>
          <w:t>Windows</w:t>
        </w:r>
      </w:ins>
      <w:ins w:id="2132" w:author="1" w:date="2019-04-22T12:31:17Z">
        <w:r>
          <w:rPr>
            <w:rFonts w:hint="eastAsia" w:ascii="Times New Roman" w:hAnsi="Times New Roman" w:cs="Times New Roman"/>
            <w:lang w:val="en-US" w:eastAsia="zh-CN"/>
          </w:rPr>
          <w:t>系统</w:t>
        </w:r>
      </w:ins>
      <w:ins w:id="2133" w:author="1" w:date="2019-04-22T12:31:24Z">
        <w:r>
          <w:rPr>
            <w:rFonts w:hint="eastAsia" w:ascii="Times New Roman" w:hAnsi="Times New Roman" w:cs="Times New Roman"/>
            <w:lang w:val="en-US" w:eastAsia="zh-CN"/>
          </w:rPr>
          <w:t>平台上</w:t>
        </w:r>
      </w:ins>
      <w:ins w:id="2134" w:author="juku" w:date="2019-03-18T19:13:00Z">
        <w:r>
          <w:rPr>
            <w:rFonts w:hint="eastAsia" w:ascii="Times New Roman" w:hAnsi="Times New Roman" w:cs="Times New Roman"/>
          </w:rPr>
          <w:t>使用V</w:t>
        </w:r>
      </w:ins>
      <w:ins w:id="2135" w:author="juku" w:date="2019-03-18T19:13:00Z">
        <w:r>
          <w:rPr>
            <w:rFonts w:ascii="Times New Roman" w:hAnsi="Times New Roman" w:cs="Times New Roman"/>
          </w:rPr>
          <w:t>NC</w:t>
        </w:r>
      </w:ins>
      <w:ins w:id="2136" w:author="juku" w:date="2019-03-18T19:13:00Z">
        <w:r>
          <w:rPr>
            <w:rFonts w:hint="eastAsia" w:ascii="Times New Roman" w:hAnsi="Times New Roman" w:cs="Times New Roman"/>
          </w:rPr>
          <w:t>软件，可以将服务器上的虚拟机以图形界面的方式展现，方面使用。</w:t>
        </w:r>
      </w:ins>
    </w:p>
    <w:p>
      <w:pPr>
        <w:ind w:firstLine="420"/>
        <w:rPr>
          <w:ins w:id="2138" w:author="juku" w:date="2019-03-18T19:14:00Z"/>
          <w:del w:id="2139" w:author="1" w:date="2019-04-08T16:47:43Z"/>
        </w:rPr>
        <w:pPrChange w:id="2137" w:author="1" w:date="2019-04-08T16:47:44Z">
          <w:pPr/>
        </w:pPrChange>
      </w:pPr>
    </w:p>
    <w:p>
      <w:pPr>
        <w:ind w:firstLine="420"/>
        <w:rPr>
          <w:ins w:id="2141" w:author="juku" w:date="2019-03-18T19:14:00Z"/>
          <w:del w:id="2142" w:author="1" w:date="2019-04-08T16:47:43Z"/>
        </w:rPr>
        <w:pPrChange w:id="2140" w:author="1" w:date="2019-04-08T16:47:44Z">
          <w:pPr/>
        </w:pPrChange>
      </w:pPr>
    </w:p>
    <w:p>
      <w:pPr>
        <w:ind w:firstLine="420"/>
        <w:rPr>
          <w:rFonts w:ascii="Times New Roman" w:hAnsi="Times New Roman" w:cs="Times New Roman"/>
        </w:rPr>
        <w:pPrChange w:id="2143" w:author="1" w:date="2019-04-08T16:47:44Z">
          <w:pPr>
            <w:pStyle w:val="5"/>
          </w:pPr>
        </w:pPrChange>
      </w:pP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实测结果如表格所示：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2144" w:author="1" w:date="2019-04-22T12:32:28Z">
          <w:tblPr>
            <w:tblStyle w:val="16"/>
            <w:tblW w:w="8522" w:type="dxa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5465"/>
        <w:gridCol w:w="3057"/>
        <w:tblGridChange w:id="2145">
          <w:tblGrid>
            <w:gridCol w:w="4261"/>
            <w:gridCol w:w="4261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  <w:tblPrExChange w:id="2146" w:author="1" w:date="2019-04-22T12:32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c>
          <w:tcPr>
            <w:tcW w:w="5465" w:type="dxa"/>
            <w:tcPrChange w:id="2147" w:author="1" w:date="2019-04-22T12:32:28Z">
              <w:tcPr>
                <w:tcW w:w="4261" w:type="dxa"/>
              </w:tcPr>
            </w:tcPrChange>
          </w:tcPr>
          <w:p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测试项目</w:t>
            </w:r>
          </w:p>
        </w:tc>
        <w:tc>
          <w:tcPr>
            <w:tcW w:w="3057" w:type="dxa"/>
            <w:tcPrChange w:id="2148" w:author="1" w:date="2019-04-22T12:32:28Z">
              <w:tcPr>
                <w:tcW w:w="4261" w:type="dxa"/>
              </w:tcPr>
            </w:tcPrChange>
          </w:tcPr>
          <w:p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测试通过（</w:t>
            </w:r>
            <w:r>
              <w:rPr>
                <w:rFonts w:ascii="Times New Roman" w:hAnsi="Times New Roman" w:cs="Times New Roman"/>
              </w:rPr>
              <w:t>Y/N</w:t>
            </w:r>
            <w:r>
              <w:rPr>
                <w:rFonts w:hint="eastAsia" w:ascii="Times New Roman" w:hAnsi="Times New Roman" w:cs="Times New Roma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  <w:tblPrExChange w:id="2149" w:author="1" w:date="2019-04-22T12:32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c>
          <w:tcPr>
            <w:tcW w:w="5465" w:type="dxa"/>
            <w:tcPrChange w:id="2150" w:author="1" w:date="2019-04-22T12:32:28Z">
              <w:tcPr>
                <w:tcW w:w="4261" w:type="dxa"/>
              </w:tcPr>
            </w:tcPrChange>
          </w:tcPr>
          <w:p>
            <w:pPr>
              <w:widowControl w:val="0"/>
              <w:jc w:val="center"/>
              <w:rPr>
                <w:rFonts w:ascii="Times New Roman" w:hAnsi="Times New Roman" w:cs="Times New Roman"/>
              </w:rPr>
              <w:pPrChange w:id="2151" w:author="1" w:date="2019-04-22T12:32:43Z">
                <w:pPr>
                  <w:widowControl w:val="0"/>
                  <w:jc w:val="both"/>
                </w:pPr>
              </w:pPrChange>
            </w:pPr>
            <w:ins w:id="2152" w:author="1" w:date="2019-04-22T12:31:46Z">
              <w:r>
                <w:rPr>
                  <w:rFonts w:hint="eastAsia" w:ascii="Times New Roman" w:hAnsi="Times New Roman" w:cs="Times New Roman"/>
                  <w:lang w:val="en-US" w:eastAsia="zh-CN"/>
                </w:rPr>
                <w:t>高频率加卸载软件</w:t>
              </w:r>
            </w:ins>
            <w:del w:id="2153" w:author="1" w:date="2019-04-22T12:31:46Z">
              <w:r>
                <w:rPr>
                  <w:rFonts w:hint="eastAsia" w:ascii="Times New Roman" w:hAnsi="Times New Roman" w:cs="Times New Roman"/>
                </w:rPr>
                <w:delText>虚拟机安全套件系统启动</w:delText>
              </w:r>
            </w:del>
          </w:p>
        </w:tc>
        <w:tc>
          <w:tcPr>
            <w:tcW w:w="3057" w:type="dxa"/>
            <w:tcPrChange w:id="2154" w:author="1" w:date="2019-04-22T12:32:28Z">
              <w:tcPr>
                <w:tcW w:w="4261" w:type="dxa"/>
              </w:tcPr>
            </w:tcPrChange>
          </w:tcPr>
          <w:p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  <w:tblPrExChange w:id="2155" w:author="1" w:date="2019-04-22T12:32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c>
          <w:tcPr>
            <w:tcW w:w="5465" w:type="dxa"/>
            <w:tcPrChange w:id="2156" w:author="1" w:date="2019-04-22T12:32:28Z">
              <w:tcPr>
                <w:tcW w:w="4261" w:type="dxa"/>
              </w:tcPr>
            </w:tcPrChange>
          </w:tcPr>
          <w:p>
            <w:pPr>
              <w:widowControl w:val="0"/>
              <w:jc w:val="center"/>
              <w:rPr>
                <w:rFonts w:ascii="Times New Roman" w:hAnsi="Times New Roman" w:cs="Times New Roman"/>
              </w:rPr>
              <w:pPrChange w:id="2157" w:author="1" w:date="2019-04-22T12:32:43Z">
                <w:pPr>
                  <w:widowControl w:val="0"/>
                  <w:jc w:val="both"/>
                </w:pPr>
              </w:pPrChange>
            </w:pPr>
            <w:ins w:id="2158" w:author="1" w:date="2019-04-22T12:32:06Z">
              <w:r>
                <w:rPr>
                  <w:rFonts w:hint="eastAsia" w:ascii="Times New Roman" w:hAnsi="Times New Roman" w:cs="Times New Roman"/>
                  <w:lang w:val="en-US" w:eastAsia="zh-CN"/>
                </w:rPr>
                <w:t>服务器本身承受虚拟机开启的最大数量变化不大</w:t>
              </w:r>
            </w:ins>
            <w:del w:id="2159" w:author="1" w:date="2019-04-22T12:32:06Z">
              <w:r>
                <w:rPr>
                  <w:rFonts w:hint="eastAsia" w:ascii="Times New Roman" w:hAnsi="Times New Roman" w:cs="Times New Roman"/>
                </w:rPr>
                <w:delText>客户机正常开启</w:delText>
              </w:r>
            </w:del>
          </w:p>
        </w:tc>
        <w:tc>
          <w:tcPr>
            <w:tcW w:w="3057" w:type="dxa"/>
            <w:tcPrChange w:id="2160" w:author="1" w:date="2019-04-22T12:32:28Z">
              <w:tcPr>
                <w:tcW w:w="4261" w:type="dxa"/>
              </w:tcPr>
            </w:tcPrChange>
          </w:tcPr>
          <w:p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  <w:tblPrExChange w:id="2161" w:author="1" w:date="2019-04-22T12:32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c>
          <w:tcPr>
            <w:tcW w:w="5465" w:type="dxa"/>
            <w:tcPrChange w:id="2162" w:author="1" w:date="2019-04-22T12:32:28Z">
              <w:tcPr>
                <w:tcW w:w="4261" w:type="dxa"/>
              </w:tcPr>
            </w:tcPrChange>
          </w:tcPr>
          <w:p>
            <w:pPr>
              <w:widowControl w:val="0"/>
              <w:jc w:val="center"/>
              <w:rPr>
                <w:rFonts w:ascii="Times New Roman" w:hAnsi="Times New Roman" w:cs="Times New Roman"/>
              </w:rPr>
              <w:pPrChange w:id="2163" w:author="1" w:date="2019-04-22T12:32:43Z">
                <w:pPr>
                  <w:widowControl w:val="0"/>
                  <w:jc w:val="both"/>
                </w:pPr>
              </w:pPrChange>
            </w:pPr>
            <w:ins w:id="2164" w:author="1" w:date="2019-04-22T12:32:25Z">
              <w:r>
                <w:rPr>
                  <w:rFonts w:hint="eastAsia" w:ascii="Times New Roman" w:hAnsi="Times New Roman" w:cs="Times New Roman"/>
                  <w:lang w:val="en-US" w:eastAsia="zh-CN"/>
                </w:rPr>
                <w:t>虚拟机运行的最长时间变化不大</w:t>
              </w:r>
            </w:ins>
            <w:del w:id="2165" w:author="1" w:date="2019-04-22T12:32:25Z">
              <w:r>
                <w:rPr>
                  <w:rFonts w:hint="eastAsia" w:ascii="Times New Roman" w:hAnsi="Times New Roman" w:cs="Times New Roman"/>
                </w:rPr>
                <w:delText>客户机正常运行</w:delText>
              </w:r>
            </w:del>
          </w:p>
        </w:tc>
        <w:tc>
          <w:tcPr>
            <w:tcW w:w="3057" w:type="dxa"/>
            <w:tcPrChange w:id="2166" w:author="1" w:date="2019-04-22T12:32:28Z">
              <w:tcPr>
                <w:tcW w:w="4261" w:type="dxa"/>
              </w:tcPr>
            </w:tcPrChange>
          </w:tcPr>
          <w:p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</w:tr>
    </w:tbl>
    <w:p>
      <w:pPr>
        <w:rPr>
          <w:ins w:id="2167" w:author="1" w:date="2019-04-22T12:33:14Z"/>
          <w:rFonts w:ascii="Times New Roman" w:hAnsi="Times New Roman" w:cs="Times New Roman"/>
        </w:rPr>
      </w:pPr>
    </w:p>
    <w:p>
      <w:pPr>
        <w:rPr>
          <w:ins w:id="2168" w:author="1" w:date="2019-04-22T12:33:28Z"/>
          <w:rFonts w:hint="eastAsia" w:ascii="Times New Roman" w:hAnsi="Times New Roman" w:cs="Times New Roman"/>
          <w:lang w:eastAsia="zh-CN"/>
        </w:rPr>
      </w:pPr>
      <w:ins w:id="2169" w:author="1" w:date="2019-04-22T12:33:26Z">
        <w:r>
          <w:rPr>
            <w:rFonts w:hint="eastAsia" w:ascii="Times New Roman" w:hAnsi="Times New Roman" w:cs="Times New Roman"/>
            <w:lang w:eastAsia="zh-CN"/>
          </w:rPr>
          <w:t>高频率加卸载软件</w:t>
        </w:r>
      </w:ins>
      <w:ins w:id="2170" w:author="1" w:date="2019-04-22T12:33:27Z">
        <w:r>
          <w:rPr>
            <w:rFonts w:hint="eastAsia" w:ascii="Times New Roman" w:hAnsi="Times New Roman" w:cs="Times New Roman"/>
            <w:lang w:eastAsia="zh-CN"/>
          </w:rPr>
          <w:t>：</w:t>
        </w:r>
      </w:ins>
    </w:p>
    <w:p>
      <w:pPr>
        <w:rPr>
          <w:ins w:id="2171" w:author="1" w:date="2019-04-22T12:34:56Z"/>
          <w:rFonts w:hint="eastAsia" w:ascii="Times New Roman" w:hAnsi="Times New Roman" w:cs="Times New Roman"/>
          <w:lang w:val="en-US" w:eastAsia="zh-CN"/>
        </w:rPr>
      </w:pPr>
      <w:ins w:id="2172" w:author="1" w:date="2019-04-22T12:33:36Z">
        <w:r>
          <w:rPr>
            <w:rFonts w:hint="eastAsia" w:ascii="Times New Roman" w:hAnsi="Times New Roman" w:cs="Times New Roman"/>
            <w:lang w:val="en-US" w:eastAsia="zh-CN"/>
          </w:rPr>
          <w:t>通过</w:t>
        </w:r>
      </w:ins>
      <w:ins w:id="2173" w:author="1" w:date="2019-04-22T12:33:37Z">
        <w:r>
          <w:rPr>
            <w:rFonts w:hint="eastAsia" w:ascii="Times New Roman" w:hAnsi="Times New Roman" w:cs="Times New Roman"/>
            <w:lang w:val="en-US" w:eastAsia="zh-CN"/>
          </w:rPr>
          <w:t>shell</w:t>
        </w:r>
      </w:ins>
      <w:ins w:id="2174" w:author="1" w:date="2019-04-22T12:33:39Z">
        <w:r>
          <w:rPr>
            <w:rFonts w:hint="eastAsia" w:ascii="Times New Roman" w:hAnsi="Times New Roman" w:cs="Times New Roman"/>
            <w:lang w:val="en-US" w:eastAsia="zh-CN"/>
          </w:rPr>
          <w:t>脚本</w:t>
        </w:r>
      </w:ins>
      <w:ins w:id="2175" w:author="1" w:date="2019-04-22T12:33:41Z">
        <w:r>
          <w:rPr>
            <w:rFonts w:hint="eastAsia" w:ascii="Times New Roman" w:hAnsi="Times New Roman" w:cs="Times New Roman"/>
            <w:lang w:val="en-US" w:eastAsia="zh-CN"/>
          </w:rPr>
          <w:t>测试</w:t>
        </w:r>
      </w:ins>
      <w:ins w:id="2176" w:author="1" w:date="2019-04-22T12:33:48Z">
        <w:r>
          <w:rPr>
            <w:rFonts w:hint="eastAsia" w:ascii="Times New Roman" w:hAnsi="Times New Roman" w:cs="Times New Roman"/>
            <w:lang w:val="en-US" w:eastAsia="zh-CN"/>
          </w:rPr>
          <w:t>1</w:t>
        </w:r>
      </w:ins>
      <w:ins w:id="2177" w:author="1" w:date="2019-04-22T12:33:49Z">
        <w:r>
          <w:rPr>
            <w:rFonts w:hint="eastAsia" w:ascii="Times New Roman" w:hAnsi="Times New Roman" w:cs="Times New Roman"/>
            <w:lang w:val="en-US" w:eastAsia="zh-CN"/>
          </w:rPr>
          <w:t>000</w:t>
        </w:r>
      </w:ins>
      <w:ins w:id="2178" w:author="1" w:date="2019-04-22T12:33:51Z">
        <w:r>
          <w:rPr>
            <w:rFonts w:hint="eastAsia" w:ascii="Times New Roman" w:hAnsi="Times New Roman" w:cs="Times New Roman"/>
            <w:lang w:val="en-US" w:eastAsia="zh-CN"/>
          </w:rPr>
          <w:t>次</w:t>
        </w:r>
      </w:ins>
      <w:ins w:id="2179" w:author="1" w:date="2019-04-22T12:33:52Z">
        <w:r>
          <w:rPr>
            <w:rFonts w:hint="eastAsia" w:ascii="Times New Roman" w:hAnsi="Times New Roman" w:cs="Times New Roman"/>
            <w:lang w:val="en-US" w:eastAsia="zh-CN"/>
          </w:rPr>
          <w:t>系统的</w:t>
        </w:r>
      </w:ins>
      <w:ins w:id="2180" w:author="1" w:date="2019-04-22T12:33:57Z">
        <w:r>
          <w:rPr>
            <w:rFonts w:hint="eastAsia" w:ascii="Times New Roman" w:hAnsi="Times New Roman" w:cs="Times New Roman"/>
            <w:lang w:val="en-US" w:eastAsia="zh-CN"/>
          </w:rPr>
          <w:t>加卸载</w:t>
        </w:r>
      </w:ins>
      <w:ins w:id="2181" w:author="1" w:date="2019-04-22T12:33:58Z">
        <w:r>
          <w:rPr>
            <w:rFonts w:hint="eastAsia" w:ascii="Times New Roman" w:hAnsi="Times New Roman" w:cs="Times New Roman"/>
            <w:lang w:val="en-US" w:eastAsia="zh-CN"/>
          </w:rPr>
          <w:t>，</w:t>
        </w:r>
      </w:ins>
      <w:ins w:id="2182" w:author="1" w:date="2019-04-22T12:34:00Z">
        <w:r>
          <w:rPr>
            <w:rFonts w:hint="eastAsia" w:ascii="Times New Roman" w:hAnsi="Times New Roman" w:cs="Times New Roman"/>
            <w:lang w:val="en-US" w:eastAsia="zh-CN"/>
          </w:rPr>
          <w:t>每次</w:t>
        </w:r>
      </w:ins>
      <w:ins w:id="2183" w:author="1" w:date="2019-04-22T12:34:02Z">
        <w:r>
          <w:rPr>
            <w:rFonts w:hint="eastAsia" w:ascii="Times New Roman" w:hAnsi="Times New Roman" w:cs="Times New Roman"/>
            <w:lang w:val="en-US" w:eastAsia="zh-CN"/>
          </w:rPr>
          <w:t>时长</w:t>
        </w:r>
      </w:ins>
      <w:ins w:id="2184" w:author="1" w:date="2019-04-22T12:34:03Z">
        <w:r>
          <w:rPr>
            <w:rFonts w:hint="eastAsia" w:ascii="Times New Roman" w:hAnsi="Times New Roman" w:cs="Times New Roman"/>
            <w:lang w:val="en-US" w:eastAsia="zh-CN"/>
          </w:rPr>
          <w:t>11</w:t>
        </w:r>
      </w:ins>
      <w:ins w:id="2185" w:author="1" w:date="2019-04-22T12:34:05Z">
        <w:r>
          <w:rPr>
            <w:rFonts w:hint="eastAsia" w:ascii="Times New Roman" w:hAnsi="Times New Roman" w:cs="Times New Roman"/>
            <w:lang w:val="en-US" w:eastAsia="zh-CN"/>
          </w:rPr>
          <w:t>s</w:t>
        </w:r>
      </w:ins>
      <w:ins w:id="2186" w:author="1" w:date="2019-04-22T12:34:06Z">
        <w:r>
          <w:rPr>
            <w:rFonts w:hint="eastAsia" w:ascii="Times New Roman" w:hAnsi="Times New Roman" w:cs="Times New Roman"/>
            <w:lang w:val="en-US" w:eastAsia="zh-CN"/>
          </w:rPr>
          <w:t>多</w:t>
        </w:r>
      </w:ins>
      <w:ins w:id="2187" w:author="1" w:date="2019-04-22T12:34:53Z">
        <w:r>
          <w:rPr>
            <w:rFonts w:hint="eastAsia" w:ascii="Times New Roman" w:hAnsi="Times New Roman" w:cs="Times New Roman"/>
            <w:lang w:val="en-US" w:eastAsia="zh-CN"/>
          </w:rPr>
          <w:t>；</w:t>
        </w:r>
      </w:ins>
      <w:ins w:id="2188" w:author="1" w:date="2019-04-22T12:34:20Z">
        <w:r>
          <w:rPr>
            <w:rFonts w:hint="eastAsia" w:ascii="Times New Roman" w:hAnsi="Times New Roman" w:cs="Times New Roman"/>
            <w:lang w:val="en-US" w:eastAsia="zh-CN"/>
          </w:rPr>
          <w:t>运行</w:t>
        </w:r>
      </w:ins>
      <w:ins w:id="2189" w:author="1" w:date="2019-04-22T12:34:31Z">
        <w:r>
          <w:rPr>
            <w:rFonts w:hint="eastAsia" w:ascii="Times New Roman" w:hAnsi="Times New Roman" w:cs="Times New Roman"/>
            <w:lang w:val="en-US" w:eastAsia="zh-CN"/>
          </w:rPr>
          <w:t>load</w:t>
        </w:r>
      </w:ins>
      <w:ins w:id="2190" w:author="1" w:date="2019-04-22T12:34:33Z">
        <w:r>
          <w:rPr>
            <w:rFonts w:hint="eastAsia" w:ascii="Times New Roman" w:hAnsi="Times New Roman" w:cs="Times New Roman"/>
            <w:lang w:val="en-US" w:eastAsia="zh-CN"/>
          </w:rPr>
          <w:t>_modu</w:t>
        </w:r>
      </w:ins>
      <w:ins w:id="2191" w:author="1" w:date="2019-04-22T12:34:34Z">
        <w:r>
          <w:rPr>
            <w:rFonts w:hint="eastAsia" w:ascii="Times New Roman" w:hAnsi="Times New Roman" w:cs="Times New Roman"/>
            <w:lang w:val="en-US" w:eastAsia="zh-CN"/>
          </w:rPr>
          <w:t>le</w:t>
        </w:r>
      </w:ins>
      <w:ins w:id="2192" w:author="1" w:date="2019-04-22T12:34:43Z">
        <w:r>
          <w:rPr>
            <w:rFonts w:hint="eastAsia" w:ascii="Times New Roman" w:hAnsi="Times New Roman" w:cs="Times New Roman"/>
            <w:lang w:val="en-US" w:eastAsia="zh-CN"/>
          </w:rPr>
          <w:t>.sh</w:t>
        </w:r>
      </w:ins>
      <w:ins w:id="2193" w:author="1" w:date="2019-04-22T12:34:47Z">
        <w:r>
          <w:rPr>
            <w:rFonts w:hint="eastAsia" w:ascii="Times New Roman" w:hAnsi="Times New Roman" w:cs="Times New Roman"/>
            <w:lang w:val="en-US" w:eastAsia="zh-CN"/>
          </w:rPr>
          <w:t>代码</w:t>
        </w:r>
      </w:ins>
      <w:ins w:id="2194" w:author="1" w:date="2019-04-22T12:34:50Z">
        <w:r>
          <w:rPr>
            <w:rFonts w:hint="eastAsia" w:ascii="Times New Roman" w:hAnsi="Times New Roman" w:cs="Times New Roman"/>
            <w:lang w:val="en-US" w:eastAsia="zh-CN"/>
          </w:rPr>
          <w:t>。</w:t>
        </w:r>
      </w:ins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ins w:id="2195" w:author="1" w:date="2019-04-22T12:35:01Z"/>
        </w:trPr>
        <w:tc>
          <w:tcPr>
            <w:tcW w:w="8522" w:type="dxa"/>
          </w:tcPr>
          <w:p>
            <w:pPr>
              <w:widowControl w:val="0"/>
              <w:jc w:val="both"/>
              <w:rPr>
                <w:ins w:id="2196" w:author="1" w:date="2019-04-22T12:35:33Z"/>
                <w:rFonts w:hint="eastAsia" w:ascii="Times New Roman" w:hAnsi="Times New Roman" w:cs="Times New Roman"/>
                <w:lang w:val="en-US" w:eastAsia="zh-CN"/>
              </w:rPr>
            </w:pPr>
            <w:ins w:id="2197" w:author="1" w:date="2019-04-22T12:35:37Z">
              <w:r>
                <w:rPr>
                  <w:rFonts w:hint="eastAsia" w:ascii="Times New Roman" w:hAnsi="Times New Roman" w:cs="Times New Roman"/>
                  <w:lang w:val="en-US" w:eastAsia="zh-CN"/>
                </w:rPr>
                <w:t>#</w:t>
              </w:r>
            </w:ins>
            <w:ins w:id="2198" w:author="1" w:date="2019-04-22T12:35:32Z">
              <w:r>
                <w:rPr>
                  <w:rFonts w:hint="eastAsia" w:ascii="Times New Roman" w:hAnsi="Times New Roman" w:cs="Times New Roman"/>
                  <w:lang w:val="en-US" w:eastAsia="zh-CN"/>
                </w:rPr>
                <w:t>load_module.sh</w:t>
              </w:r>
            </w:ins>
          </w:p>
          <w:p>
            <w:pPr>
              <w:widowControl w:val="0"/>
              <w:jc w:val="both"/>
              <w:rPr>
                <w:ins w:id="2199" w:author="1" w:date="2019-04-22T12:35:10Z"/>
                <w:rFonts w:hint="eastAsia" w:ascii="Times New Roman" w:hAnsi="Times New Roman" w:cs="Times New Roman"/>
                <w:rPrChange w:id="2200" w:author="1" w:date="2019-04-22T12:35:10Z">
                  <w:rPr>
                    <w:ins w:id="2201" w:author="1" w:date="2019-04-22T12:35:10Z"/>
                    <w:rFonts w:hint="eastAsia"/>
                  </w:rPr>
                </w:rPrChange>
              </w:rPr>
            </w:pPr>
            <w:ins w:id="2202" w:author="1" w:date="2019-04-22T12:35:10Z">
              <w:r>
                <w:rPr>
                  <w:rFonts w:hint="eastAsia" w:ascii="Times New Roman" w:hAnsi="Times New Roman" w:cs="Times New Roman"/>
                  <w:rPrChange w:id="2203" w:author="1" w:date="2019-04-22T12:35:10Z">
                    <w:rPr>
                      <w:rFonts w:hint="eastAsia"/>
                    </w:rPr>
                  </w:rPrChange>
                </w:rPr>
                <w:t>#!/bin/bash</w:t>
              </w:r>
            </w:ins>
          </w:p>
          <w:p>
            <w:pPr>
              <w:widowControl w:val="0"/>
              <w:jc w:val="both"/>
              <w:rPr>
                <w:ins w:id="2204" w:author="1" w:date="2019-04-22T12:35:10Z"/>
                <w:rFonts w:hint="eastAsia" w:ascii="Times New Roman" w:hAnsi="Times New Roman" w:cs="Times New Roman"/>
                <w:rPrChange w:id="2205" w:author="1" w:date="2019-04-22T12:35:10Z">
                  <w:rPr>
                    <w:ins w:id="2206" w:author="1" w:date="2019-04-22T12:35:10Z"/>
                    <w:rFonts w:hint="eastAsia"/>
                  </w:rPr>
                </w:rPrChange>
              </w:rPr>
            </w:pPr>
            <w:ins w:id="2207" w:author="1" w:date="2019-04-22T12:35:10Z">
              <w:r>
                <w:rPr>
                  <w:rFonts w:hint="eastAsia" w:ascii="Times New Roman" w:hAnsi="Times New Roman" w:cs="Times New Roman"/>
                  <w:rPrChange w:id="2208" w:author="1" w:date="2019-04-22T12:35:10Z">
                    <w:rPr>
                      <w:rFonts w:hint="eastAsia"/>
                    </w:rPr>
                  </w:rPrChange>
                </w:rPr>
                <w:t>for ((i=1; i&lt;=1000; i ++))</w:t>
              </w:r>
            </w:ins>
          </w:p>
          <w:p>
            <w:pPr>
              <w:widowControl w:val="0"/>
              <w:jc w:val="both"/>
              <w:rPr>
                <w:ins w:id="2209" w:author="1" w:date="2019-04-22T12:35:10Z"/>
                <w:rFonts w:hint="eastAsia" w:ascii="Times New Roman" w:hAnsi="Times New Roman" w:cs="Times New Roman"/>
                <w:rPrChange w:id="2210" w:author="1" w:date="2019-04-22T12:35:10Z">
                  <w:rPr>
                    <w:ins w:id="2211" w:author="1" w:date="2019-04-22T12:35:10Z"/>
                    <w:rFonts w:hint="eastAsia"/>
                  </w:rPr>
                </w:rPrChange>
              </w:rPr>
            </w:pPr>
            <w:ins w:id="2212" w:author="1" w:date="2019-04-22T12:35:10Z">
              <w:r>
                <w:rPr>
                  <w:rFonts w:hint="eastAsia" w:ascii="Times New Roman" w:hAnsi="Times New Roman" w:cs="Times New Roman"/>
                  <w:rPrChange w:id="2213" w:author="1" w:date="2019-04-22T12:35:10Z">
                    <w:rPr>
                      <w:rFonts w:hint="eastAsia"/>
                    </w:rPr>
                  </w:rPrChange>
                </w:rPr>
                <w:t>do</w:t>
              </w:r>
            </w:ins>
          </w:p>
          <w:p>
            <w:pPr>
              <w:widowControl w:val="0"/>
              <w:jc w:val="both"/>
              <w:rPr>
                <w:ins w:id="2214" w:author="1" w:date="2019-04-22T12:35:10Z"/>
                <w:rFonts w:hint="eastAsia" w:ascii="Times New Roman" w:hAnsi="Times New Roman" w:cs="Times New Roman"/>
                <w:rPrChange w:id="2215" w:author="1" w:date="2019-04-22T12:35:10Z">
                  <w:rPr>
                    <w:ins w:id="2216" w:author="1" w:date="2019-04-22T12:35:10Z"/>
                    <w:rFonts w:hint="eastAsia"/>
                  </w:rPr>
                </w:rPrChange>
              </w:rPr>
            </w:pPr>
            <w:ins w:id="2217" w:author="1" w:date="2019-04-22T12:35:10Z">
              <w:r>
                <w:rPr>
                  <w:rFonts w:hint="eastAsia" w:ascii="Times New Roman" w:hAnsi="Times New Roman" w:cs="Times New Roman"/>
                  <w:rPrChange w:id="2218" w:author="1" w:date="2019-04-22T12:35:10Z">
                    <w:rPr>
                      <w:rFonts w:hint="eastAsia"/>
                    </w:rPr>
                  </w:rPrChange>
                </w:rPr>
                <w:t xml:space="preserve">  insmod secureVM.ko</w:t>
              </w:r>
            </w:ins>
          </w:p>
          <w:p>
            <w:pPr>
              <w:widowControl w:val="0"/>
              <w:jc w:val="both"/>
              <w:rPr>
                <w:ins w:id="2219" w:author="1" w:date="2019-04-22T12:35:10Z"/>
                <w:rFonts w:hint="eastAsia" w:ascii="Times New Roman" w:hAnsi="Times New Roman" w:cs="Times New Roman"/>
                <w:rPrChange w:id="2220" w:author="1" w:date="2019-04-22T12:35:10Z">
                  <w:rPr>
                    <w:ins w:id="2221" w:author="1" w:date="2019-04-22T12:35:10Z"/>
                    <w:rFonts w:hint="eastAsia"/>
                  </w:rPr>
                </w:rPrChange>
              </w:rPr>
            </w:pPr>
            <w:ins w:id="2222" w:author="1" w:date="2019-04-22T12:35:10Z">
              <w:r>
                <w:rPr>
                  <w:rFonts w:hint="eastAsia" w:ascii="Times New Roman" w:hAnsi="Times New Roman" w:cs="Times New Roman"/>
                  <w:rPrChange w:id="2223" w:author="1" w:date="2019-04-22T12:35:10Z">
                    <w:rPr>
                      <w:rFonts w:hint="eastAsia"/>
                    </w:rPr>
                  </w:rPrChange>
                </w:rPr>
                <w:t xml:space="preserve">  virsh start vm1</w:t>
              </w:r>
            </w:ins>
          </w:p>
          <w:p>
            <w:pPr>
              <w:widowControl w:val="0"/>
              <w:jc w:val="both"/>
              <w:rPr>
                <w:ins w:id="2224" w:author="1" w:date="2019-04-22T12:35:10Z"/>
                <w:rFonts w:hint="eastAsia" w:ascii="Times New Roman" w:hAnsi="Times New Roman" w:cs="Times New Roman"/>
                <w:rPrChange w:id="2225" w:author="1" w:date="2019-04-22T12:35:10Z">
                  <w:rPr>
                    <w:ins w:id="2226" w:author="1" w:date="2019-04-22T12:35:10Z"/>
                    <w:rFonts w:hint="eastAsia"/>
                  </w:rPr>
                </w:rPrChange>
              </w:rPr>
            </w:pPr>
            <w:ins w:id="2227" w:author="1" w:date="2019-04-22T12:35:10Z">
              <w:r>
                <w:rPr>
                  <w:rFonts w:hint="eastAsia" w:ascii="Times New Roman" w:hAnsi="Times New Roman" w:cs="Times New Roman"/>
                  <w:rPrChange w:id="2228" w:author="1" w:date="2019-04-22T12:35:10Z">
                    <w:rPr>
                      <w:rFonts w:hint="eastAsia"/>
                    </w:rPr>
                  </w:rPrChange>
                </w:rPr>
                <w:t xml:space="preserve">  sleep 5s</w:t>
              </w:r>
            </w:ins>
          </w:p>
          <w:p>
            <w:pPr>
              <w:widowControl w:val="0"/>
              <w:jc w:val="both"/>
              <w:rPr>
                <w:ins w:id="2229" w:author="1" w:date="2019-04-22T12:35:10Z"/>
                <w:rFonts w:hint="eastAsia" w:ascii="Times New Roman" w:hAnsi="Times New Roman" w:cs="Times New Roman"/>
                <w:rPrChange w:id="2230" w:author="1" w:date="2019-04-22T12:35:10Z">
                  <w:rPr>
                    <w:ins w:id="2231" w:author="1" w:date="2019-04-22T12:35:10Z"/>
                    <w:rFonts w:hint="eastAsia"/>
                  </w:rPr>
                </w:rPrChange>
              </w:rPr>
            </w:pPr>
            <w:ins w:id="2232" w:author="1" w:date="2019-04-22T12:35:10Z">
              <w:r>
                <w:rPr>
                  <w:rFonts w:hint="eastAsia" w:ascii="Times New Roman" w:hAnsi="Times New Roman" w:cs="Times New Roman"/>
                  <w:rPrChange w:id="2233" w:author="1" w:date="2019-04-22T12:35:10Z">
                    <w:rPr>
                      <w:rFonts w:hint="eastAsia"/>
                    </w:rPr>
                  </w:rPrChange>
                </w:rPr>
                <w:t xml:space="preserve">  virsh destroy vm1</w:t>
              </w:r>
            </w:ins>
          </w:p>
          <w:p>
            <w:pPr>
              <w:widowControl w:val="0"/>
              <w:jc w:val="both"/>
              <w:rPr>
                <w:ins w:id="2234" w:author="1" w:date="2019-04-22T12:35:10Z"/>
                <w:rFonts w:hint="eastAsia" w:ascii="Times New Roman" w:hAnsi="Times New Roman" w:cs="Times New Roman"/>
                <w:rPrChange w:id="2235" w:author="1" w:date="2019-04-22T12:35:10Z">
                  <w:rPr>
                    <w:ins w:id="2236" w:author="1" w:date="2019-04-22T12:35:10Z"/>
                    <w:rFonts w:hint="eastAsia"/>
                  </w:rPr>
                </w:rPrChange>
              </w:rPr>
            </w:pPr>
            <w:ins w:id="2237" w:author="1" w:date="2019-04-22T12:35:10Z">
              <w:r>
                <w:rPr>
                  <w:rFonts w:hint="eastAsia" w:ascii="Times New Roman" w:hAnsi="Times New Roman" w:cs="Times New Roman"/>
                  <w:rPrChange w:id="2238" w:author="1" w:date="2019-04-22T12:35:10Z">
                    <w:rPr>
                      <w:rFonts w:hint="eastAsia"/>
                    </w:rPr>
                  </w:rPrChange>
                </w:rPr>
                <w:t xml:space="preserve">  sleep 6s</w:t>
              </w:r>
            </w:ins>
          </w:p>
          <w:p>
            <w:pPr>
              <w:widowControl w:val="0"/>
              <w:jc w:val="both"/>
              <w:rPr>
                <w:ins w:id="2239" w:author="1" w:date="2019-04-22T12:35:10Z"/>
                <w:rFonts w:hint="eastAsia" w:ascii="Times New Roman" w:hAnsi="Times New Roman" w:cs="Times New Roman"/>
                <w:rPrChange w:id="2240" w:author="1" w:date="2019-04-22T12:35:10Z">
                  <w:rPr>
                    <w:ins w:id="2241" w:author="1" w:date="2019-04-22T12:35:10Z"/>
                    <w:rFonts w:hint="eastAsia"/>
                  </w:rPr>
                </w:rPrChange>
              </w:rPr>
            </w:pPr>
            <w:ins w:id="2242" w:author="1" w:date="2019-04-22T12:35:10Z">
              <w:r>
                <w:rPr>
                  <w:rFonts w:hint="eastAsia" w:ascii="Times New Roman" w:hAnsi="Times New Roman" w:cs="Times New Roman"/>
                  <w:rPrChange w:id="2243" w:author="1" w:date="2019-04-22T12:35:10Z">
                    <w:rPr>
                      <w:rFonts w:hint="eastAsia"/>
                    </w:rPr>
                  </w:rPrChange>
                </w:rPr>
                <w:t xml:space="preserve">  rmmod secureVM.ko</w:t>
              </w:r>
            </w:ins>
          </w:p>
          <w:p>
            <w:pPr>
              <w:widowControl w:val="0"/>
              <w:jc w:val="both"/>
              <w:rPr>
                <w:ins w:id="2244" w:author="1" w:date="2019-04-22T12:35:01Z"/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ins w:id="2245" w:author="1" w:date="2019-04-22T12:35:10Z">
              <w:r>
                <w:rPr>
                  <w:rFonts w:hint="eastAsia" w:ascii="Times New Roman" w:hAnsi="Times New Roman" w:cs="Times New Roman"/>
                  <w:rPrChange w:id="2246" w:author="1" w:date="2019-04-22T12:35:10Z">
                    <w:rPr>
                      <w:rFonts w:hint="eastAsia"/>
                    </w:rPr>
                  </w:rPrChange>
                </w:rPr>
                <w:t>done</w:t>
              </w:r>
            </w:ins>
          </w:p>
        </w:tc>
      </w:tr>
    </w:tbl>
    <w:p>
      <w:pPr>
        <w:rPr>
          <w:ins w:id="2247" w:author="1" w:date="2019-04-22T14:00:22Z"/>
          <w:rFonts w:hint="eastAsia" w:ascii="Times New Roman" w:hAnsi="Times New Roman" w:cs="Times New Roman"/>
          <w:lang w:val="en-US" w:eastAsia="zh-CN"/>
        </w:rPr>
      </w:pPr>
    </w:p>
    <w:p>
      <w:pPr>
        <w:rPr>
          <w:ins w:id="2248" w:author="1" w:date="2019-04-23T17:13:55Z"/>
          <w:rFonts w:hint="eastAsia" w:ascii="Times New Roman" w:hAnsi="Times New Roman" w:cs="Times New Roman"/>
          <w:lang w:val="en-US" w:eastAsia="zh-CN"/>
        </w:rPr>
      </w:pPr>
      <w:ins w:id="2249" w:author="1" w:date="2019-04-22T14:00:26Z">
        <w:r>
          <w:rPr>
            <w:rFonts w:hint="eastAsia" w:ascii="Times New Roman" w:hAnsi="Times New Roman" w:cs="Times New Roman"/>
            <w:lang w:val="en-US" w:eastAsia="zh-CN"/>
          </w:rPr>
          <w:t>服务器本身承受虚拟机开启的最大数量变化不大</w:t>
        </w:r>
      </w:ins>
      <w:ins w:id="2250" w:author="1" w:date="2019-04-22T14:00:30Z">
        <w:r>
          <w:rPr>
            <w:rFonts w:hint="eastAsia" w:ascii="Times New Roman" w:hAnsi="Times New Roman" w:cs="Times New Roman"/>
            <w:lang w:val="en-US" w:eastAsia="zh-CN"/>
          </w:rPr>
          <w:t>：</w:t>
        </w:r>
      </w:ins>
    </w:p>
    <w:p>
      <w:pPr>
        <w:ind w:firstLine="420"/>
        <w:rPr>
          <w:ins w:id="2252" w:author="1" w:date="2019-04-22T14:00:30Z"/>
          <w:rFonts w:hint="default" w:ascii="Times New Roman" w:hAnsi="Times New Roman" w:cs="Times New Roman"/>
          <w:lang w:val="en-US" w:eastAsia="zh-CN"/>
        </w:rPr>
        <w:pPrChange w:id="2251" w:author="juku" w:date="2019-04-24T16:57:23Z">
          <w:pPr/>
        </w:pPrChange>
      </w:pPr>
      <w:ins w:id="2253" w:author="1" w:date="2019-04-23T17:13:57Z">
        <w:r>
          <w:rPr>
            <w:rFonts w:hint="eastAsia" w:ascii="Times New Roman" w:hAnsi="Times New Roman" w:cs="Times New Roman"/>
            <w:lang w:val="en-US" w:eastAsia="zh-CN"/>
          </w:rPr>
          <w:t>原</w:t>
        </w:r>
      </w:ins>
      <w:ins w:id="2254" w:author="1" w:date="2019-04-23T17:13:58Z">
        <w:r>
          <w:rPr>
            <w:rFonts w:hint="eastAsia" w:ascii="Times New Roman" w:hAnsi="Times New Roman" w:cs="Times New Roman"/>
            <w:lang w:val="en-US" w:eastAsia="zh-CN"/>
          </w:rPr>
          <w:t>系统</w:t>
        </w:r>
      </w:ins>
      <w:ins w:id="2255" w:author="1" w:date="2019-04-23T17:13:59Z">
        <w:r>
          <w:rPr>
            <w:rFonts w:hint="eastAsia" w:ascii="Times New Roman" w:hAnsi="Times New Roman" w:cs="Times New Roman"/>
            <w:lang w:val="en-US" w:eastAsia="zh-CN"/>
          </w:rPr>
          <w:t>可</w:t>
        </w:r>
      </w:ins>
      <w:ins w:id="2256" w:author="1" w:date="2019-04-23T17:14:00Z">
        <w:r>
          <w:rPr>
            <w:rFonts w:hint="eastAsia" w:ascii="Times New Roman" w:hAnsi="Times New Roman" w:cs="Times New Roman"/>
            <w:lang w:val="en-US" w:eastAsia="zh-CN"/>
          </w:rPr>
          <w:t>开启</w:t>
        </w:r>
      </w:ins>
      <w:ins w:id="2257" w:author="1" w:date="2019-04-23T17:14:01Z">
        <w:r>
          <w:rPr>
            <w:rFonts w:hint="eastAsia" w:ascii="Times New Roman" w:hAnsi="Times New Roman" w:cs="Times New Roman"/>
            <w:lang w:val="en-US" w:eastAsia="zh-CN"/>
          </w:rPr>
          <w:t>20</w:t>
        </w:r>
      </w:ins>
      <w:ins w:id="2258" w:author="1" w:date="2019-04-23T17:14:02Z">
        <w:r>
          <w:rPr>
            <w:rFonts w:hint="eastAsia" w:ascii="Times New Roman" w:hAnsi="Times New Roman" w:cs="Times New Roman"/>
            <w:lang w:val="en-US" w:eastAsia="zh-CN"/>
          </w:rPr>
          <w:t>个</w:t>
        </w:r>
      </w:ins>
      <w:ins w:id="2259" w:author="1" w:date="2019-04-23T17:14:05Z">
        <w:r>
          <w:rPr>
            <w:rFonts w:hint="eastAsia" w:ascii="Times New Roman" w:hAnsi="Times New Roman" w:cs="Times New Roman"/>
            <w:lang w:val="en-US" w:eastAsia="zh-CN"/>
          </w:rPr>
          <w:t>虚拟机</w:t>
        </w:r>
      </w:ins>
      <w:ins w:id="2260" w:author="1" w:date="2019-04-23T17:14:08Z">
        <w:r>
          <w:rPr>
            <w:rFonts w:hint="eastAsia" w:ascii="Times New Roman" w:hAnsi="Times New Roman" w:cs="Times New Roman"/>
            <w:lang w:val="en-US" w:eastAsia="zh-CN"/>
          </w:rPr>
          <w:t>(</w:t>
        </w:r>
      </w:ins>
      <w:ins w:id="2261" w:author="1" w:date="2019-04-23T17:14:10Z">
        <w:r>
          <w:rPr>
            <w:rFonts w:hint="eastAsia" w:ascii="Times New Roman" w:hAnsi="Times New Roman" w:cs="Times New Roman"/>
            <w:lang w:val="en-US" w:eastAsia="zh-CN"/>
          </w:rPr>
          <w:t>4</w:t>
        </w:r>
      </w:ins>
      <w:ins w:id="2262" w:author="1" w:date="2019-04-23T17:14:11Z">
        <w:r>
          <w:rPr>
            <w:rFonts w:hint="eastAsia" w:ascii="Times New Roman" w:hAnsi="Times New Roman" w:cs="Times New Roman"/>
            <w:lang w:val="en-US" w:eastAsia="zh-CN"/>
          </w:rPr>
          <w:t>G</w:t>
        </w:r>
      </w:ins>
      <w:ins w:id="2263" w:author="1" w:date="2019-04-23T17:14:12Z">
        <w:r>
          <w:rPr>
            <w:rFonts w:hint="eastAsia" w:ascii="Times New Roman" w:hAnsi="Times New Roman" w:cs="Times New Roman"/>
            <w:lang w:val="en-US" w:eastAsia="zh-CN"/>
          </w:rPr>
          <w:t xml:space="preserve"> </w:t>
        </w:r>
      </w:ins>
      <w:ins w:id="2264" w:author="1" w:date="2019-04-23T17:14:16Z">
        <w:r>
          <w:rPr>
            <w:rFonts w:hint="eastAsia" w:ascii="Times New Roman" w:hAnsi="Times New Roman" w:cs="Times New Roman"/>
            <w:lang w:val="en-US" w:eastAsia="zh-CN"/>
          </w:rPr>
          <w:t>内存</w:t>
        </w:r>
      </w:ins>
      <w:ins w:id="2265" w:author="1" w:date="2019-04-23T17:14:17Z">
        <w:r>
          <w:rPr>
            <w:rFonts w:hint="eastAsia" w:ascii="Times New Roman" w:hAnsi="Times New Roman" w:cs="Times New Roman"/>
            <w:lang w:val="en-US" w:eastAsia="zh-CN"/>
          </w:rPr>
          <w:t>，</w:t>
        </w:r>
      </w:ins>
      <w:ins w:id="2266" w:author="1" w:date="2019-04-23T17:14:19Z">
        <w:r>
          <w:rPr>
            <w:rFonts w:hint="eastAsia" w:ascii="Times New Roman" w:hAnsi="Times New Roman" w:cs="Times New Roman"/>
            <w:lang w:val="en-US" w:eastAsia="zh-CN"/>
          </w:rPr>
          <w:t>4</w:t>
        </w:r>
      </w:ins>
      <w:ins w:id="2267" w:author="1" w:date="2019-04-23T17:14:20Z">
        <w:r>
          <w:rPr>
            <w:rFonts w:hint="eastAsia" w:ascii="Times New Roman" w:hAnsi="Times New Roman" w:cs="Times New Roman"/>
            <w:lang w:val="en-US" w:eastAsia="zh-CN"/>
          </w:rPr>
          <w:t>个</w:t>
        </w:r>
      </w:ins>
      <w:ins w:id="2268" w:author="1" w:date="2019-04-23T17:14:21Z">
        <w:r>
          <w:rPr>
            <w:rFonts w:hint="eastAsia" w:ascii="Times New Roman" w:hAnsi="Times New Roman" w:cs="Times New Roman"/>
            <w:lang w:val="en-US" w:eastAsia="zh-CN"/>
          </w:rPr>
          <w:t>VC</w:t>
        </w:r>
      </w:ins>
      <w:ins w:id="2269" w:author="1" w:date="2019-04-23T17:14:22Z">
        <w:r>
          <w:rPr>
            <w:rFonts w:hint="eastAsia" w:ascii="Times New Roman" w:hAnsi="Times New Roman" w:cs="Times New Roman"/>
            <w:lang w:val="en-US" w:eastAsia="zh-CN"/>
          </w:rPr>
          <w:t>PU</w:t>
        </w:r>
      </w:ins>
      <w:ins w:id="2270" w:author="1" w:date="2019-04-23T17:14:23Z">
        <w:r>
          <w:rPr>
            <w:rFonts w:hint="eastAsia" w:ascii="Times New Roman" w:hAnsi="Times New Roman" w:cs="Times New Roman"/>
            <w:lang w:val="en-US" w:eastAsia="zh-CN"/>
          </w:rPr>
          <w:t>，</w:t>
        </w:r>
      </w:ins>
      <w:ins w:id="2271" w:author="1" w:date="2019-04-23T17:14:42Z">
        <w:r>
          <w:rPr>
            <w:rFonts w:hint="eastAsia" w:ascii="Times New Roman" w:hAnsi="Times New Roman" w:cs="Times New Roman"/>
            <w:lang w:val="en-US" w:eastAsia="zh-CN"/>
          </w:rPr>
          <w:t>2</w:t>
        </w:r>
      </w:ins>
      <w:ins w:id="2272" w:author="1" w:date="2019-04-23T17:14:43Z">
        <w:r>
          <w:rPr>
            <w:rFonts w:hint="eastAsia" w:ascii="Times New Roman" w:hAnsi="Times New Roman" w:cs="Times New Roman"/>
            <w:lang w:val="en-US" w:eastAsia="zh-CN"/>
          </w:rPr>
          <w:t>0</w:t>
        </w:r>
      </w:ins>
      <w:ins w:id="2273" w:author="1" w:date="2019-04-23T17:14:44Z">
        <w:r>
          <w:rPr>
            <w:rFonts w:hint="eastAsia" w:ascii="Times New Roman" w:hAnsi="Times New Roman" w:cs="Times New Roman"/>
            <w:lang w:val="en-US" w:eastAsia="zh-CN"/>
          </w:rPr>
          <w:t>G</w:t>
        </w:r>
      </w:ins>
      <w:ins w:id="2274" w:author="1" w:date="2019-04-23T17:14:48Z">
        <w:r>
          <w:rPr>
            <w:rFonts w:hint="eastAsia" w:ascii="Times New Roman" w:hAnsi="Times New Roman" w:cs="Times New Roman"/>
            <w:lang w:val="en-US" w:eastAsia="zh-CN"/>
          </w:rPr>
          <w:t>硬盘</w:t>
        </w:r>
      </w:ins>
      <w:ins w:id="2275" w:author="1" w:date="2019-04-23T17:14:50Z">
        <w:r>
          <w:rPr>
            <w:rFonts w:hint="eastAsia" w:ascii="Times New Roman" w:hAnsi="Times New Roman" w:cs="Times New Roman"/>
            <w:lang w:val="en-US" w:eastAsia="zh-CN"/>
          </w:rPr>
          <w:t>大小</w:t>
        </w:r>
      </w:ins>
      <w:ins w:id="2276" w:author="1" w:date="2019-04-23T17:14:08Z">
        <w:r>
          <w:rPr>
            <w:rFonts w:hint="eastAsia" w:ascii="Times New Roman" w:hAnsi="Times New Roman" w:cs="Times New Roman"/>
            <w:lang w:val="en-US" w:eastAsia="zh-CN"/>
          </w:rPr>
          <w:t>)</w:t>
        </w:r>
      </w:ins>
      <w:ins w:id="2277" w:author="1" w:date="2019-04-23T17:14:57Z">
        <w:r>
          <w:rPr>
            <w:rFonts w:hint="eastAsia" w:ascii="Times New Roman" w:hAnsi="Times New Roman" w:cs="Times New Roman"/>
            <w:lang w:val="en-US" w:eastAsia="zh-CN"/>
          </w:rPr>
          <w:t>，</w:t>
        </w:r>
      </w:ins>
      <w:ins w:id="2278" w:author="1" w:date="2019-04-23T17:15:07Z">
        <w:r>
          <w:rPr>
            <w:rFonts w:hint="eastAsia" w:ascii="Times New Roman" w:hAnsi="Times New Roman" w:cs="Times New Roman"/>
            <w:lang w:val="en-US" w:eastAsia="zh-CN"/>
          </w:rPr>
          <w:t>在</w:t>
        </w:r>
      </w:ins>
      <w:ins w:id="2279" w:author="1" w:date="2019-04-23T17:15:19Z">
        <w:r>
          <w:rPr>
            <w:rFonts w:hint="eastAsia" w:ascii="Times New Roman" w:hAnsi="Times New Roman" w:cs="Times New Roman"/>
            <w:lang w:val="en-US" w:eastAsia="zh-CN"/>
          </w:rPr>
          <w:t>安装</w:t>
        </w:r>
      </w:ins>
      <w:ins w:id="2280" w:author="1" w:date="2019-04-23T17:15:20Z">
        <w:r>
          <w:rPr>
            <w:rFonts w:hint="eastAsia" w:ascii="Times New Roman" w:hAnsi="Times New Roman" w:cs="Times New Roman"/>
            <w:lang w:val="en-US" w:eastAsia="zh-CN"/>
          </w:rPr>
          <w:t>了</w:t>
        </w:r>
      </w:ins>
      <w:ins w:id="2281" w:author="1" w:date="2019-04-23T17:16:26Z">
        <w:r>
          <w:rPr>
            <w:rFonts w:hint="eastAsia" w:ascii="Times New Roman" w:hAnsi="Times New Roman" w:cs="Times New Roman"/>
            <w:lang w:val="en-US" w:eastAsia="zh-CN"/>
          </w:rPr>
          <w:t>虚拟机</w:t>
        </w:r>
      </w:ins>
      <w:ins w:id="2282" w:author="1" w:date="2019-04-23T17:16:28Z">
        <w:r>
          <w:rPr>
            <w:rFonts w:hint="eastAsia" w:ascii="Times New Roman" w:hAnsi="Times New Roman" w:cs="Times New Roman"/>
            <w:lang w:val="en-US" w:eastAsia="zh-CN"/>
          </w:rPr>
          <w:t>安全</w:t>
        </w:r>
      </w:ins>
      <w:ins w:id="2283" w:author="1" w:date="2019-04-23T17:16:30Z">
        <w:r>
          <w:rPr>
            <w:rFonts w:hint="eastAsia" w:ascii="Times New Roman" w:hAnsi="Times New Roman" w:cs="Times New Roman"/>
            <w:lang w:val="en-US" w:eastAsia="zh-CN"/>
          </w:rPr>
          <w:t>套件</w:t>
        </w:r>
      </w:ins>
      <w:ins w:id="2284" w:author="1" w:date="2019-04-23T17:16:31Z">
        <w:r>
          <w:rPr>
            <w:rFonts w:hint="eastAsia" w:ascii="Times New Roman" w:hAnsi="Times New Roman" w:cs="Times New Roman"/>
            <w:lang w:val="en-US" w:eastAsia="zh-CN"/>
          </w:rPr>
          <w:t>之后</w:t>
        </w:r>
      </w:ins>
      <w:ins w:id="2285" w:author="1" w:date="2019-04-23T17:16:32Z">
        <w:r>
          <w:rPr>
            <w:rFonts w:hint="eastAsia" w:ascii="Times New Roman" w:hAnsi="Times New Roman" w:cs="Times New Roman"/>
            <w:lang w:val="en-US" w:eastAsia="zh-CN"/>
          </w:rPr>
          <w:t>，</w:t>
        </w:r>
      </w:ins>
      <w:ins w:id="2286" w:author="1" w:date="2019-04-23T17:16:42Z">
        <w:r>
          <w:rPr>
            <w:rFonts w:hint="eastAsia" w:ascii="Times New Roman" w:hAnsi="Times New Roman" w:cs="Times New Roman"/>
            <w:lang w:val="en-US" w:eastAsia="zh-CN"/>
          </w:rPr>
          <w:t>系统</w:t>
        </w:r>
      </w:ins>
      <w:ins w:id="2287" w:author="1" w:date="2019-04-23T17:16:47Z">
        <w:r>
          <w:rPr>
            <w:rFonts w:hint="eastAsia" w:ascii="Times New Roman" w:hAnsi="Times New Roman" w:cs="Times New Roman"/>
            <w:lang w:val="en-US" w:eastAsia="zh-CN"/>
          </w:rPr>
          <w:t>仍</w:t>
        </w:r>
      </w:ins>
      <w:ins w:id="2288" w:author="1" w:date="2019-04-23T17:16:48Z">
        <w:r>
          <w:rPr>
            <w:rFonts w:hint="eastAsia" w:ascii="Times New Roman" w:hAnsi="Times New Roman" w:cs="Times New Roman"/>
            <w:lang w:val="en-US" w:eastAsia="zh-CN"/>
          </w:rPr>
          <w:t>能够</w:t>
        </w:r>
      </w:ins>
      <w:ins w:id="2289" w:author="1" w:date="2019-04-23T17:16:50Z">
        <w:r>
          <w:rPr>
            <w:rFonts w:hint="eastAsia" w:ascii="Times New Roman" w:hAnsi="Times New Roman" w:cs="Times New Roman"/>
            <w:lang w:val="en-US" w:eastAsia="zh-CN"/>
          </w:rPr>
          <w:t>启动</w:t>
        </w:r>
      </w:ins>
      <w:ins w:id="2290" w:author="1" w:date="2019-04-23T17:16:51Z">
        <w:r>
          <w:rPr>
            <w:rFonts w:hint="eastAsia" w:ascii="Times New Roman" w:hAnsi="Times New Roman" w:cs="Times New Roman"/>
            <w:lang w:val="en-US" w:eastAsia="zh-CN"/>
          </w:rPr>
          <w:t>20</w:t>
        </w:r>
      </w:ins>
      <w:ins w:id="2291" w:author="1" w:date="2019-04-23T17:16:52Z">
        <w:r>
          <w:rPr>
            <w:rFonts w:hint="eastAsia" w:ascii="Times New Roman" w:hAnsi="Times New Roman" w:cs="Times New Roman"/>
            <w:lang w:val="en-US" w:eastAsia="zh-CN"/>
          </w:rPr>
          <w:t>个</w:t>
        </w:r>
      </w:ins>
      <w:ins w:id="2292" w:author="1" w:date="2019-04-23T17:17:03Z">
        <w:r>
          <w:rPr>
            <w:rFonts w:hint="eastAsia" w:ascii="Times New Roman" w:hAnsi="Times New Roman" w:cs="Times New Roman"/>
            <w:lang w:val="en-US" w:eastAsia="zh-CN"/>
          </w:rPr>
          <w:t>同等</w:t>
        </w:r>
      </w:ins>
      <w:ins w:id="2293" w:author="1" w:date="2019-04-23T17:17:07Z">
        <w:r>
          <w:rPr>
            <w:rFonts w:hint="eastAsia" w:ascii="Times New Roman" w:hAnsi="Times New Roman" w:cs="Times New Roman"/>
            <w:lang w:val="en-US" w:eastAsia="zh-CN"/>
          </w:rPr>
          <w:t>规模</w:t>
        </w:r>
      </w:ins>
      <w:ins w:id="2294" w:author="1" w:date="2019-04-23T17:16:56Z">
        <w:r>
          <w:rPr>
            <w:rFonts w:hint="eastAsia" w:ascii="Times New Roman" w:hAnsi="Times New Roman" w:cs="Times New Roman"/>
            <w:lang w:val="en-US" w:eastAsia="zh-CN"/>
          </w:rPr>
          <w:t>虚拟机。</w:t>
        </w:r>
      </w:ins>
      <w:ins w:id="2295" w:author="1" w:date="2019-04-23T17:17:23Z">
        <w:r>
          <w:rPr>
            <w:rFonts w:hint="eastAsia" w:ascii="Times New Roman" w:hAnsi="Times New Roman" w:cs="Times New Roman"/>
            <w:lang w:val="en-US" w:eastAsia="zh-CN"/>
          </w:rPr>
          <w:t>主要</w:t>
        </w:r>
      </w:ins>
      <w:ins w:id="2296" w:author="1" w:date="2019-04-23T17:17:25Z">
        <w:r>
          <w:rPr>
            <w:rFonts w:hint="eastAsia" w:ascii="Times New Roman" w:hAnsi="Times New Roman" w:cs="Times New Roman"/>
            <w:lang w:val="en-US" w:eastAsia="zh-CN"/>
          </w:rPr>
          <w:t>测试方法</w:t>
        </w:r>
      </w:ins>
      <w:ins w:id="2297" w:author="1" w:date="2019-04-23T17:17:26Z">
        <w:r>
          <w:rPr>
            <w:rFonts w:hint="eastAsia" w:ascii="Times New Roman" w:hAnsi="Times New Roman" w:cs="Times New Roman"/>
            <w:lang w:val="en-US" w:eastAsia="zh-CN"/>
          </w:rPr>
          <w:t>是</w:t>
        </w:r>
      </w:ins>
      <w:ins w:id="2298" w:author="1" w:date="2019-04-23T17:17:29Z">
        <w:r>
          <w:rPr>
            <w:rFonts w:hint="eastAsia" w:ascii="Times New Roman" w:hAnsi="Times New Roman" w:cs="Times New Roman"/>
            <w:lang w:val="en-US" w:eastAsia="zh-CN"/>
          </w:rPr>
          <w:t>在</w:t>
        </w:r>
      </w:ins>
      <w:ins w:id="2299" w:author="1" w:date="2019-04-23T17:17:31Z">
        <w:r>
          <w:rPr>
            <w:rFonts w:hint="eastAsia" w:ascii="Times New Roman" w:hAnsi="Times New Roman" w:cs="Times New Roman"/>
            <w:lang w:val="en-US" w:eastAsia="zh-CN"/>
          </w:rPr>
          <w:t>运行的</w:t>
        </w:r>
      </w:ins>
      <w:ins w:id="2300" w:author="1" w:date="2019-04-23T17:17:34Z">
        <w:r>
          <w:rPr>
            <w:rFonts w:hint="eastAsia" w:ascii="Times New Roman" w:hAnsi="Times New Roman" w:cs="Times New Roman"/>
            <w:lang w:val="en-US" w:eastAsia="zh-CN"/>
          </w:rPr>
          <w:t>每一个</w:t>
        </w:r>
      </w:ins>
      <w:ins w:id="2301" w:author="1" w:date="2019-04-23T17:17:35Z">
        <w:r>
          <w:rPr>
            <w:rFonts w:hint="eastAsia" w:ascii="Times New Roman" w:hAnsi="Times New Roman" w:cs="Times New Roman"/>
            <w:lang w:val="en-US" w:eastAsia="zh-CN"/>
          </w:rPr>
          <w:t>虚拟</w:t>
        </w:r>
      </w:ins>
      <w:ins w:id="2302" w:author="1" w:date="2019-04-23T17:17:39Z">
        <w:r>
          <w:rPr>
            <w:rFonts w:hint="eastAsia" w:ascii="Times New Roman" w:hAnsi="Times New Roman" w:cs="Times New Roman"/>
            <w:lang w:val="en-US" w:eastAsia="zh-CN"/>
          </w:rPr>
          <w:t>机</w:t>
        </w:r>
      </w:ins>
      <w:ins w:id="2303" w:author="1" w:date="2019-04-23T17:17:36Z">
        <w:r>
          <w:rPr>
            <w:rFonts w:hint="eastAsia" w:ascii="Times New Roman" w:hAnsi="Times New Roman" w:cs="Times New Roman"/>
            <w:lang w:val="en-US" w:eastAsia="zh-CN"/>
          </w:rPr>
          <w:t>上</w:t>
        </w:r>
      </w:ins>
      <w:ins w:id="2304" w:author="1" w:date="2019-04-23T17:19:00Z">
        <w:r>
          <w:rPr>
            <w:rFonts w:hint="eastAsia" w:ascii="Times New Roman" w:hAnsi="Times New Roman" w:cs="Times New Roman"/>
            <w:lang w:val="en-US" w:eastAsia="zh-CN"/>
          </w:rPr>
          <w:t>运行</w:t>
        </w:r>
      </w:ins>
      <w:ins w:id="2305" w:author="1" w:date="2019-04-23T17:19:04Z">
        <w:r>
          <w:rPr>
            <w:rFonts w:hint="eastAsia" w:ascii="Times New Roman" w:hAnsi="Times New Roman" w:cs="Times New Roman"/>
            <w:lang w:val="en-US" w:eastAsia="zh-CN"/>
          </w:rPr>
          <w:t>lmbench</w:t>
        </w:r>
      </w:ins>
      <w:ins w:id="2306" w:author="1" w:date="2019-04-23T17:19:06Z">
        <w:r>
          <w:rPr>
            <w:rFonts w:hint="eastAsia" w:ascii="Times New Roman" w:hAnsi="Times New Roman" w:cs="Times New Roman"/>
            <w:lang w:val="en-US" w:eastAsia="zh-CN"/>
          </w:rPr>
          <w:t>测试</w:t>
        </w:r>
      </w:ins>
      <w:ins w:id="2307" w:author="1" w:date="2019-04-23T17:19:08Z">
        <w:r>
          <w:rPr>
            <w:rFonts w:hint="eastAsia" w:ascii="Times New Roman" w:hAnsi="Times New Roman" w:cs="Times New Roman"/>
            <w:lang w:val="en-US" w:eastAsia="zh-CN"/>
          </w:rPr>
          <w:t>工具</w:t>
        </w:r>
      </w:ins>
      <w:ins w:id="2308" w:author="1" w:date="2019-04-23T17:19:16Z">
        <w:r>
          <w:rPr>
            <w:rFonts w:hint="eastAsia" w:ascii="Times New Roman" w:hAnsi="Times New Roman" w:cs="Times New Roman"/>
            <w:lang w:val="en-US" w:eastAsia="zh-CN"/>
          </w:rPr>
          <w:t>（</w:t>
        </w:r>
      </w:ins>
      <w:ins w:id="2309" w:author="1" w:date="2019-04-23T17:19:18Z">
        <w:r>
          <w:rPr>
            <w:rFonts w:hint="eastAsia" w:ascii="Times New Roman" w:hAnsi="Times New Roman" w:cs="Times New Roman"/>
            <w:lang w:val="en-US" w:eastAsia="zh-CN"/>
          </w:rPr>
          <w:t>内存</w:t>
        </w:r>
      </w:ins>
      <w:ins w:id="2310" w:author="1" w:date="2019-04-23T17:19:19Z">
        <w:r>
          <w:rPr>
            <w:rFonts w:hint="eastAsia" w:ascii="Times New Roman" w:hAnsi="Times New Roman" w:cs="Times New Roman"/>
            <w:lang w:val="en-US" w:eastAsia="zh-CN"/>
          </w:rPr>
          <w:t>测试</w:t>
        </w:r>
      </w:ins>
      <w:ins w:id="2311" w:author="1" w:date="2019-04-23T17:19:20Z">
        <w:r>
          <w:rPr>
            <w:rFonts w:hint="eastAsia" w:ascii="Times New Roman" w:hAnsi="Times New Roman" w:cs="Times New Roman"/>
            <w:lang w:val="en-US" w:eastAsia="zh-CN"/>
          </w:rPr>
          <w:t>工具</w:t>
        </w:r>
      </w:ins>
      <w:ins w:id="2312" w:author="1" w:date="2019-04-23T17:19:16Z">
        <w:r>
          <w:rPr>
            <w:rFonts w:hint="eastAsia" w:ascii="Times New Roman" w:hAnsi="Times New Roman" w:cs="Times New Roman"/>
            <w:lang w:val="en-US" w:eastAsia="zh-CN"/>
          </w:rPr>
          <w:t>）</w:t>
        </w:r>
      </w:ins>
      <w:ins w:id="2313" w:author="1" w:date="2019-04-23T17:19:23Z">
        <w:r>
          <w:rPr>
            <w:rFonts w:hint="eastAsia" w:ascii="Times New Roman" w:hAnsi="Times New Roman" w:cs="Times New Roman"/>
            <w:lang w:val="en-US" w:eastAsia="zh-CN"/>
          </w:rPr>
          <w:t>。</w:t>
        </w:r>
      </w:ins>
      <w:ins w:id="2314" w:author="juku" w:date="2019-04-24T16:50:11Z">
        <w:r>
          <w:rPr>
            <w:rFonts w:hint="eastAsia" w:ascii="Times New Roman" w:hAnsi="Times New Roman" w:cs="Times New Roman"/>
            <w:lang w:val="en-US" w:eastAsia="zh-CN"/>
          </w:rPr>
          <w:t>记录</w:t>
        </w:r>
      </w:ins>
      <w:ins w:id="2315" w:author="juku" w:date="2019-04-24T16:51:30Z">
        <w:r>
          <w:rPr>
            <w:rFonts w:hint="eastAsia" w:ascii="Times New Roman" w:hAnsi="Times New Roman" w:cs="Times New Roman"/>
            <w:lang w:val="en-US" w:eastAsia="zh-CN"/>
          </w:rPr>
          <w:t>原</w:t>
        </w:r>
      </w:ins>
      <w:ins w:id="2316" w:author="juku" w:date="2019-04-24T16:50:13Z">
        <w:r>
          <w:rPr>
            <w:rFonts w:hint="eastAsia" w:ascii="Times New Roman" w:hAnsi="Times New Roman" w:cs="Times New Roman"/>
            <w:lang w:val="en-US" w:eastAsia="zh-CN"/>
          </w:rPr>
          <w:t>系统</w:t>
        </w:r>
      </w:ins>
      <w:ins w:id="2317" w:author="juku" w:date="2019-04-24T16:50:27Z">
        <w:r>
          <w:rPr>
            <w:rFonts w:hint="eastAsia" w:ascii="Times New Roman" w:hAnsi="Times New Roman" w:cs="Times New Roman"/>
            <w:lang w:val="en-US" w:eastAsia="zh-CN"/>
          </w:rPr>
          <w:t>达到</w:t>
        </w:r>
      </w:ins>
      <w:ins w:id="2318" w:author="juku" w:date="2019-04-24T16:50:29Z">
        <w:r>
          <w:rPr>
            <w:rFonts w:hint="eastAsia" w:ascii="Times New Roman" w:hAnsi="Times New Roman" w:cs="Times New Roman"/>
            <w:lang w:val="en-US" w:eastAsia="zh-CN"/>
          </w:rPr>
          <w:t>系统</w:t>
        </w:r>
      </w:ins>
      <w:ins w:id="2319" w:author="juku" w:date="2019-04-24T16:50:32Z">
        <w:r>
          <w:rPr>
            <w:rFonts w:hint="eastAsia" w:ascii="Times New Roman" w:hAnsi="Times New Roman" w:cs="Times New Roman"/>
            <w:lang w:val="en-US" w:eastAsia="zh-CN"/>
          </w:rPr>
          <w:t>开销的</w:t>
        </w:r>
      </w:ins>
      <w:ins w:id="2320" w:author="juku" w:date="2019-04-24T16:50:33Z">
        <w:r>
          <w:rPr>
            <w:rFonts w:hint="eastAsia" w:ascii="Times New Roman" w:hAnsi="Times New Roman" w:cs="Times New Roman"/>
            <w:lang w:val="en-US" w:eastAsia="zh-CN"/>
          </w:rPr>
          <w:t>某一</w:t>
        </w:r>
      </w:ins>
      <w:ins w:id="2321" w:author="juku" w:date="2019-04-24T16:55:03Z">
        <w:r>
          <w:rPr>
            <w:rFonts w:hint="eastAsia" w:ascii="Times New Roman" w:hAnsi="Times New Roman" w:cs="Times New Roman"/>
            <w:lang w:val="en-US" w:eastAsia="zh-CN"/>
          </w:rPr>
          <w:t>情况</w:t>
        </w:r>
      </w:ins>
      <w:ins w:id="2322" w:author="juku" w:date="2019-04-24T16:55:07Z">
        <w:r>
          <w:rPr>
            <w:rFonts w:hint="eastAsia" w:ascii="Times New Roman" w:hAnsi="Times New Roman" w:cs="Times New Roman"/>
            <w:lang w:val="en-US" w:eastAsia="zh-CN"/>
          </w:rPr>
          <w:t>状态</w:t>
        </w:r>
      </w:ins>
      <w:ins w:id="2323" w:author="juku" w:date="2019-04-24T16:55:10Z">
        <w:r>
          <w:rPr>
            <w:rFonts w:hint="eastAsia" w:ascii="Times New Roman" w:hAnsi="Times New Roman" w:cs="Times New Roman"/>
            <w:lang w:val="en-US" w:eastAsia="zh-CN"/>
          </w:rPr>
          <w:t>，</w:t>
        </w:r>
      </w:ins>
      <w:ins w:id="2324" w:author="juku" w:date="2019-04-24T16:55:12Z">
        <w:r>
          <w:rPr>
            <w:rFonts w:hint="eastAsia" w:ascii="Times New Roman" w:hAnsi="Times New Roman" w:cs="Times New Roman"/>
            <w:lang w:val="en-US" w:eastAsia="zh-CN"/>
          </w:rPr>
          <w:t>即</w:t>
        </w:r>
      </w:ins>
      <w:ins w:id="2325" w:author="juku" w:date="2019-04-24T16:55:45Z">
        <w:r>
          <w:rPr>
            <w:rFonts w:hint="eastAsia" w:ascii="Times New Roman" w:hAnsi="Times New Roman" w:cs="Times New Roman"/>
            <w:lang w:val="en-US" w:eastAsia="zh-CN"/>
          </w:rPr>
          <w:t>临界</w:t>
        </w:r>
      </w:ins>
      <w:ins w:id="2326" w:author="juku" w:date="2019-04-24T16:55:49Z">
        <w:r>
          <w:rPr>
            <w:rFonts w:hint="eastAsia" w:ascii="Times New Roman" w:hAnsi="Times New Roman" w:cs="Times New Roman"/>
            <w:lang w:val="en-US" w:eastAsia="zh-CN"/>
          </w:rPr>
          <w:t>状态</w:t>
        </w:r>
      </w:ins>
      <w:ins w:id="2327" w:author="juku" w:date="2019-04-24T16:55:50Z">
        <w:r>
          <w:rPr>
            <w:rFonts w:hint="eastAsia" w:ascii="Times New Roman" w:hAnsi="Times New Roman" w:cs="Times New Roman"/>
            <w:lang w:val="en-US" w:eastAsia="zh-CN"/>
          </w:rPr>
          <w:t>，</w:t>
        </w:r>
      </w:ins>
      <w:ins w:id="2328" w:author="juku" w:date="2019-04-24T16:56:05Z">
        <w:r>
          <w:rPr>
            <w:rFonts w:hint="eastAsia" w:ascii="Times New Roman" w:hAnsi="Times New Roman" w:cs="Times New Roman"/>
            <w:lang w:val="en-US" w:eastAsia="zh-CN"/>
          </w:rPr>
          <w:t>terminal</w:t>
        </w:r>
      </w:ins>
      <w:ins w:id="2329" w:author="juku" w:date="2019-04-24T16:56:06Z">
        <w:r>
          <w:rPr>
            <w:rFonts w:hint="eastAsia" w:ascii="Times New Roman" w:hAnsi="Times New Roman" w:cs="Times New Roman"/>
            <w:lang w:val="en-US" w:eastAsia="zh-CN"/>
          </w:rPr>
          <w:t>界面</w:t>
        </w:r>
      </w:ins>
      <w:ins w:id="2330" w:author="juku" w:date="2019-04-24T16:56:15Z">
        <w:r>
          <w:rPr>
            <w:rFonts w:hint="eastAsia" w:ascii="Times New Roman" w:hAnsi="Times New Roman" w:cs="Times New Roman"/>
            <w:lang w:val="en-US" w:eastAsia="zh-CN"/>
          </w:rPr>
          <w:t>打印</w:t>
        </w:r>
      </w:ins>
      <w:ins w:id="2331" w:author="juku" w:date="2019-04-24T16:56:17Z">
        <w:r>
          <w:rPr>
            <w:rFonts w:hint="eastAsia" w:ascii="Times New Roman" w:hAnsi="Times New Roman" w:cs="Times New Roman"/>
            <w:lang w:val="en-US" w:eastAsia="zh-CN"/>
          </w:rPr>
          <w:t>数据</w:t>
        </w:r>
      </w:ins>
      <w:ins w:id="2332" w:author="juku" w:date="2019-04-24T16:56:19Z">
        <w:r>
          <w:rPr>
            <w:rFonts w:hint="eastAsia" w:ascii="Times New Roman" w:hAnsi="Times New Roman" w:cs="Times New Roman"/>
            <w:lang w:val="en-US" w:eastAsia="zh-CN"/>
          </w:rPr>
          <w:t>不流畅</w:t>
        </w:r>
      </w:ins>
      <w:ins w:id="2333" w:author="juku" w:date="2019-04-24T16:56:20Z">
        <w:r>
          <w:rPr>
            <w:rFonts w:hint="eastAsia" w:ascii="Times New Roman" w:hAnsi="Times New Roman" w:cs="Times New Roman"/>
            <w:lang w:val="en-US" w:eastAsia="zh-CN"/>
          </w:rPr>
          <w:t>，</w:t>
        </w:r>
      </w:ins>
      <w:ins w:id="2334" w:author="juku" w:date="2019-04-24T16:57:03Z">
        <w:r>
          <w:rPr>
            <w:rFonts w:hint="eastAsia" w:ascii="Times New Roman" w:hAnsi="Times New Roman" w:cs="Times New Roman"/>
            <w:lang w:val="en-US" w:eastAsia="zh-CN"/>
          </w:rPr>
          <w:t>sar</w:t>
        </w:r>
      </w:ins>
      <w:ins w:id="2335" w:author="juku" w:date="2019-04-24T16:57:08Z">
        <w:r>
          <w:rPr>
            <w:rFonts w:hint="eastAsia" w:ascii="Times New Roman" w:hAnsi="Times New Roman" w:cs="Times New Roman"/>
            <w:lang w:val="en-US" w:eastAsia="zh-CN"/>
          </w:rPr>
          <w:t>命令</w:t>
        </w:r>
      </w:ins>
      <w:ins w:id="2336" w:author="juku" w:date="2019-04-24T16:57:09Z">
        <w:r>
          <w:rPr>
            <w:rFonts w:hint="eastAsia" w:ascii="Times New Roman" w:hAnsi="Times New Roman" w:cs="Times New Roman"/>
            <w:lang w:val="en-US" w:eastAsia="zh-CN"/>
          </w:rPr>
          <w:t>查看</w:t>
        </w:r>
      </w:ins>
      <w:ins w:id="2337" w:author="juku" w:date="2019-04-24T16:57:10Z">
        <w:r>
          <w:rPr>
            <w:rFonts w:hint="eastAsia" w:ascii="Times New Roman" w:hAnsi="Times New Roman" w:cs="Times New Roman"/>
            <w:lang w:val="en-US" w:eastAsia="zh-CN"/>
          </w:rPr>
          <w:t>系统</w:t>
        </w:r>
      </w:ins>
      <w:ins w:id="2338" w:author="juku" w:date="2019-04-24T16:57:14Z">
        <w:r>
          <w:rPr>
            <w:rFonts w:hint="eastAsia" w:ascii="Times New Roman" w:hAnsi="Times New Roman" w:cs="Times New Roman"/>
            <w:lang w:val="en-US" w:eastAsia="zh-CN"/>
          </w:rPr>
          <w:t>平均</w:t>
        </w:r>
      </w:ins>
      <w:ins w:id="2339" w:author="juku" w:date="2019-04-24T16:57:15Z">
        <w:r>
          <w:rPr>
            <w:rFonts w:hint="eastAsia" w:ascii="Times New Roman" w:hAnsi="Times New Roman" w:cs="Times New Roman"/>
            <w:lang w:val="en-US" w:eastAsia="zh-CN"/>
          </w:rPr>
          <w:t>开销</w:t>
        </w:r>
      </w:ins>
      <w:ins w:id="2340" w:author="juku" w:date="2019-04-24T16:57:16Z">
        <w:r>
          <w:rPr>
            <w:rFonts w:hint="eastAsia" w:ascii="Times New Roman" w:hAnsi="Times New Roman" w:cs="Times New Roman"/>
            <w:lang w:val="en-US" w:eastAsia="zh-CN"/>
          </w:rPr>
          <w:t>为</w:t>
        </w:r>
      </w:ins>
      <w:ins w:id="2341" w:author="juku" w:date="2019-04-24T22:03:20Z">
        <w:r>
          <w:rPr>
            <w:rFonts w:hint="eastAsia" w:ascii="Times New Roman" w:hAnsi="Times New Roman" w:cs="Times New Roman"/>
            <w:lang w:val="en-US" w:eastAsia="zh-CN"/>
          </w:rPr>
          <w:t>8</w:t>
        </w:r>
      </w:ins>
      <w:ins w:id="2342" w:author="juku" w:date="2019-04-24T16:57:20Z">
        <w:r>
          <w:rPr>
            <w:rFonts w:hint="eastAsia" w:ascii="Times New Roman" w:hAnsi="Times New Roman" w:cs="Times New Roman"/>
            <w:lang w:val="en-US" w:eastAsia="zh-CN"/>
          </w:rPr>
          <w:t>0</w:t>
        </w:r>
      </w:ins>
      <w:ins w:id="2343" w:author="juku" w:date="2019-04-24T16:57:24Z">
        <w:r>
          <w:rPr>
            <w:rFonts w:hint="eastAsia" w:ascii="Times New Roman" w:hAnsi="Times New Roman" w:cs="Times New Roman"/>
            <w:lang w:val="en-US" w:eastAsia="zh-CN"/>
          </w:rPr>
          <w:t>%</w:t>
        </w:r>
      </w:ins>
      <w:ins w:id="2344" w:author="juku" w:date="2019-04-24T16:57:32Z">
        <w:r>
          <w:rPr>
            <w:rFonts w:hint="eastAsia" w:ascii="Times New Roman" w:hAnsi="Times New Roman" w:cs="Times New Roman"/>
            <w:lang w:val="en-US" w:eastAsia="zh-CN"/>
          </w:rPr>
          <w:t>。</w:t>
        </w:r>
      </w:ins>
      <w:ins w:id="2345" w:author="juku" w:date="2019-04-24T16:59:22Z">
        <w:r>
          <w:rPr>
            <w:rFonts w:hint="eastAsia" w:ascii="Times New Roman" w:hAnsi="Times New Roman" w:cs="Times New Roman"/>
            <w:lang w:val="en-US" w:eastAsia="zh-CN"/>
          </w:rPr>
          <w:t>记录</w:t>
        </w:r>
      </w:ins>
      <w:ins w:id="2346" w:author="juku" w:date="2019-04-24T16:59:28Z">
        <w:r>
          <w:rPr>
            <w:rFonts w:hint="eastAsia" w:ascii="Times New Roman" w:hAnsi="Times New Roman" w:cs="Times New Roman"/>
            <w:lang w:val="en-US" w:eastAsia="zh-CN"/>
          </w:rPr>
          <w:t>重新开机测试</w:t>
        </w:r>
      </w:ins>
      <w:ins w:id="2347" w:author="juku" w:date="2019-04-24T16:59:34Z">
        <w:r>
          <w:rPr>
            <w:rFonts w:hint="eastAsia" w:ascii="Times New Roman" w:hAnsi="Times New Roman" w:cs="Times New Roman"/>
            <w:lang w:val="en-US" w:eastAsia="zh-CN"/>
          </w:rPr>
          <w:t>，</w:t>
        </w:r>
      </w:ins>
      <w:ins w:id="2348" w:author="juku" w:date="2019-04-24T16:58:14Z">
        <w:r>
          <w:rPr>
            <w:rFonts w:hint="eastAsia" w:ascii="Times New Roman" w:hAnsi="Times New Roman" w:cs="Times New Roman"/>
            <w:lang w:val="en-US" w:eastAsia="zh-CN"/>
          </w:rPr>
          <w:t>在</w:t>
        </w:r>
      </w:ins>
      <w:ins w:id="2349" w:author="juku" w:date="2019-04-24T16:58:15Z">
        <w:r>
          <w:rPr>
            <w:rFonts w:hint="eastAsia" w:ascii="Times New Roman" w:hAnsi="Times New Roman" w:cs="Times New Roman"/>
            <w:lang w:val="en-US" w:eastAsia="zh-CN"/>
          </w:rPr>
          <w:t>虚拟机</w:t>
        </w:r>
      </w:ins>
      <w:ins w:id="2350" w:author="juku" w:date="2019-04-24T16:58:16Z">
        <w:r>
          <w:rPr>
            <w:rFonts w:hint="eastAsia" w:ascii="Times New Roman" w:hAnsi="Times New Roman" w:cs="Times New Roman"/>
            <w:lang w:val="en-US" w:eastAsia="zh-CN"/>
          </w:rPr>
          <w:t>安全</w:t>
        </w:r>
      </w:ins>
      <w:ins w:id="2351" w:author="juku" w:date="2019-04-24T16:58:17Z">
        <w:r>
          <w:rPr>
            <w:rFonts w:hint="eastAsia" w:ascii="Times New Roman" w:hAnsi="Times New Roman" w:cs="Times New Roman"/>
            <w:lang w:val="en-US" w:eastAsia="zh-CN"/>
          </w:rPr>
          <w:t>套件</w:t>
        </w:r>
      </w:ins>
      <w:ins w:id="2352" w:author="juku" w:date="2019-04-24T16:58:25Z">
        <w:r>
          <w:rPr>
            <w:rFonts w:hint="eastAsia" w:ascii="Times New Roman" w:hAnsi="Times New Roman" w:cs="Times New Roman"/>
            <w:lang w:val="en-US" w:eastAsia="zh-CN"/>
          </w:rPr>
          <w:t>系统</w:t>
        </w:r>
      </w:ins>
      <w:ins w:id="2353" w:author="juku" w:date="2019-04-24T16:58:26Z">
        <w:r>
          <w:rPr>
            <w:rFonts w:hint="eastAsia" w:ascii="Times New Roman" w:hAnsi="Times New Roman" w:cs="Times New Roman"/>
            <w:lang w:val="en-US" w:eastAsia="zh-CN"/>
          </w:rPr>
          <w:t>运行后</w:t>
        </w:r>
      </w:ins>
      <w:ins w:id="2354" w:author="juku" w:date="2019-04-24T16:58:27Z">
        <w:r>
          <w:rPr>
            <w:rFonts w:hint="eastAsia" w:ascii="Times New Roman" w:hAnsi="Times New Roman" w:cs="Times New Roman"/>
            <w:lang w:val="en-US" w:eastAsia="zh-CN"/>
          </w:rPr>
          <w:t>，</w:t>
        </w:r>
      </w:ins>
      <w:ins w:id="2355" w:author="juku" w:date="2019-04-24T16:59:43Z">
        <w:r>
          <w:rPr>
            <w:rFonts w:hint="eastAsia" w:ascii="Times New Roman" w:hAnsi="Times New Roman" w:cs="Times New Roman"/>
            <w:lang w:val="en-US" w:eastAsia="zh-CN"/>
          </w:rPr>
          <w:t>记录</w:t>
        </w:r>
      </w:ins>
      <w:ins w:id="2356" w:author="juku" w:date="2019-04-24T16:59:45Z">
        <w:r>
          <w:rPr>
            <w:rFonts w:hint="eastAsia" w:ascii="Times New Roman" w:hAnsi="Times New Roman" w:cs="Times New Roman"/>
            <w:lang w:val="en-US" w:eastAsia="zh-CN"/>
          </w:rPr>
          <w:t>系统</w:t>
        </w:r>
      </w:ins>
      <w:ins w:id="2357" w:author="juku" w:date="2019-04-24T16:59:57Z">
        <w:r>
          <w:rPr>
            <w:rFonts w:hint="eastAsia" w:ascii="Times New Roman" w:hAnsi="Times New Roman" w:cs="Times New Roman"/>
            <w:lang w:val="en-US" w:eastAsia="zh-CN"/>
          </w:rPr>
          <w:t>开销</w:t>
        </w:r>
      </w:ins>
      <w:ins w:id="2358" w:author="juku" w:date="2019-04-24T16:59:58Z">
        <w:r>
          <w:rPr>
            <w:rFonts w:hint="eastAsia" w:ascii="Times New Roman" w:hAnsi="Times New Roman" w:cs="Times New Roman"/>
            <w:lang w:val="en-US" w:eastAsia="zh-CN"/>
          </w:rPr>
          <w:t>达到</w:t>
        </w:r>
      </w:ins>
      <w:ins w:id="2359" w:author="juku" w:date="2019-04-24T22:03:23Z">
        <w:r>
          <w:rPr>
            <w:rFonts w:hint="eastAsia" w:ascii="Times New Roman" w:hAnsi="Times New Roman" w:cs="Times New Roman"/>
            <w:lang w:val="en-US" w:eastAsia="zh-CN"/>
          </w:rPr>
          <w:t>8</w:t>
        </w:r>
      </w:ins>
      <w:ins w:id="2360" w:author="juku" w:date="2019-04-24T17:00:00Z">
        <w:r>
          <w:rPr>
            <w:rFonts w:hint="eastAsia" w:ascii="Times New Roman" w:hAnsi="Times New Roman" w:cs="Times New Roman"/>
            <w:lang w:val="en-US" w:eastAsia="zh-CN"/>
          </w:rPr>
          <w:t>0</w:t>
        </w:r>
      </w:ins>
      <w:ins w:id="2361" w:author="juku" w:date="2019-04-24T17:00:01Z">
        <w:r>
          <w:rPr>
            <w:rFonts w:hint="eastAsia" w:ascii="Times New Roman" w:hAnsi="Times New Roman" w:cs="Times New Roman"/>
            <w:lang w:val="en-US" w:eastAsia="zh-CN"/>
          </w:rPr>
          <w:t>%</w:t>
        </w:r>
      </w:ins>
      <w:ins w:id="2362" w:author="juku" w:date="2019-04-24T17:00:10Z">
        <w:r>
          <w:rPr>
            <w:rFonts w:hint="eastAsia" w:ascii="Times New Roman" w:hAnsi="Times New Roman" w:cs="Times New Roman"/>
            <w:lang w:val="en-US" w:eastAsia="zh-CN"/>
          </w:rPr>
          <w:t>左右</w:t>
        </w:r>
      </w:ins>
      <w:ins w:id="2363" w:author="juku" w:date="2019-04-24T17:00:11Z">
        <w:r>
          <w:rPr>
            <w:rFonts w:hint="eastAsia" w:ascii="Times New Roman" w:hAnsi="Times New Roman" w:cs="Times New Roman"/>
            <w:lang w:val="en-US" w:eastAsia="zh-CN"/>
          </w:rPr>
          <w:t>（</w:t>
        </w:r>
      </w:ins>
      <w:ins w:id="2364" w:author="juku" w:date="2019-04-24T22:03:26Z">
        <w:r>
          <w:rPr>
            <w:rFonts w:hint="eastAsia" w:ascii="Times New Roman" w:hAnsi="Times New Roman" w:cs="Times New Roman"/>
            <w:lang w:val="en-US" w:eastAsia="zh-CN"/>
          </w:rPr>
          <w:t>8</w:t>
        </w:r>
      </w:ins>
      <w:ins w:id="2365" w:author="juku" w:date="2019-04-24T17:00:23Z">
        <w:r>
          <w:rPr>
            <w:rFonts w:hint="eastAsia" w:ascii="Times New Roman" w:hAnsi="Times New Roman" w:cs="Times New Roman"/>
            <w:lang w:val="en-US" w:eastAsia="zh-CN"/>
          </w:rPr>
          <w:t>2</w:t>
        </w:r>
      </w:ins>
      <w:ins w:id="2366" w:author="juku" w:date="2019-04-24T17:00:24Z">
        <w:r>
          <w:rPr>
            <w:rFonts w:hint="eastAsia" w:ascii="Times New Roman" w:hAnsi="Times New Roman" w:cs="Times New Roman"/>
            <w:lang w:val="en-US" w:eastAsia="zh-CN"/>
          </w:rPr>
          <w:t>%</w:t>
        </w:r>
      </w:ins>
      <w:ins w:id="2367" w:author="juku" w:date="2019-04-24T17:00:11Z">
        <w:r>
          <w:rPr>
            <w:rFonts w:hint="eastAsia" w:ascii="Times New Roman" w:hAnsi="Times New Roman" w:cs="Times New Roman"/>
            <w:lang w:val="en-US" w:eastAsia="zh-CN"/>
          </w:rPr>
          <w:t>）</w:t>
        </w:r>
      </w:ins>
      <w:ins w:id="2368" w:author="juku" w:date="2019-04-24T17:00:32Z">
        <w:r>
          <w:rPr>
            <w:rFonts w:hint="eastAsia" w:ascii="Times New Roman" w:hAnsi="Times New Roman" w:cs="Times New Roman"/>
            <w:lang w:val="en-US" w:eastAsia="zh-CN"/>
          </w:rPr>
          <w:t>时</w:t>
        </w:r>
      </w:ins>
      <w:ins w:id="2369" w:author="juku" w:date="2019-04-24T17:00:33Z">
        <w:r>
          <w:rPr>
            <w:rFonts w:hint="eastAsia" w:ascii="Times New Roman" w:hAnsi="Times New Roman" w:cs="Times New Roman"/>
            <w:lang w:val="en-US" w:eastAsia="zh-CN"/>
          </w:rPr>
          <w:t>所能</w:t>
        </w:r>
      </w:ins>
      <w:ins w:id="2370" w:author="juku" w:date="2019-04-24T17:00:35Z">
        <w:r>
          <w:rPr>
            <w:rFonts w:hint="eastAsia" w:ascii="Times New Roman" w:hAnsi="Times New Roman" w:cs="Times New Roman"/>
            <w:lang w:val="en-US" w:eastAsia="zh-CN"/>
          </w:rPr>
          <w:t>开启的</w:t>
        </w:r>
      </w:ins>
      <w:ins w:id="2371" w:author="juku" w:date="2019-04-24T17:00:38Z">
        <w:r>
          <w:rPr>
            <w:rFonts w:hint="eastAsia" w:ascii="Times New Roman" w:hAnsi="Times New Roman" w:cs="Times New Roman"/>
            <w:lang w:val="en-US" w:eastAsia="zh-CN"/>
          </w:rPr>
          <w:t>虚拟机</w:t>
        </w:r>
      </w:ins>
      <w:ins w:id="2372" w:author="juku" w:date="2019-04-24T17:00:39Z">
        <w:r>
          <w:rPr>
            <w:rFonts w:hint="eastAsia" w:ascii="Times New Roman" w:hAnsi="Times New Roman" w:cs="Times New Roman"/>
            <w:lang w:val="en-US" w:eastAsia="zh-CN"/>
          </w:rPr>
          <w:t>个数</w:t>
        </w:r>
      </w:ins>
      <w:ins w:id="2373" w:author="juku" w:date="2019-04-24T17:00:41Z">
        <w:r>
          <w:rPr>
            <w:rFonts w:hint="eastAsia" w:ascii="Times New Roman" w:hAnsi="Times New Roman" w:cs="Times New Roman"/>
            <w:lang w:val="en-US" w:eastAsia="zh-CN"/>
          </w:rPr>
          <w:t>。</w:t>
        </w:r>
      </w:ins>
      <w:ins w:id="2374" w:author="juku" w:date="2019-04-24T17:00:45Z">
        <w:r>
          <w:rPr>
            <w:rFonts w:hint="eastAsia" w:ascii="Times New Roman" w:hAnsi="Times New Roman" w:cs="Times New Roman"/>
            <w:lang w:val="en-US" w:eastAsia="zh-CN"/>
          </w:rPr>
          <w:t>实验</w:t>
        </w:r>
      </w:ins>
      <w:ins w:id="2375" w:author="juku" w:date="2019-04-24T17:00:47Z">
        <w:r>
          <w:rPr>
            <w:rFonts w:hint="eastAsia" w:ascii="Times New Roman" w:hAnsi="Times New Roman" w:cs="Times New Roman"/>
            <w:lang w:val="en-US" w:eastAsia="zh-CN"/>
          </w:rPr>
          <w:t>发现</w:t>
        </w:r>
      </w:ins>
      <w:ins w:id="2376" w:author="juku" w:date="2019-04-24T17:00:48Z">
        <w:r>
          <w:rPr>
            <w:rFonts w:hint="eastAsia" w:ascii="Times New Roman" w:hAnsi="Times New Roman" w:cs="Times New Roman"/>
            <w:lang w:val="en-US" w:eastAsia="zh-CN"/>
          </w:rPr>
          <w:t>，</w:t>
        </w:r>
      </w:ins>
      <w:ins w:id="2377" w:author="juku" w:date="2019-04-24T17:00:49Z">
        <w:r>
          <w:rPr>
            <w:rFonts w:hint="eastAsia" w:ascii="Times New Roman" w:hAnsi="Times New Roman" w:cs="Times New Roman"/>
            <w:lang w:val="en-US" w:eastAsia="zh-CN"/>
          </w:rPr>
          <w:t>虚拟机</w:t>
        </w:r>
      </w:ins>
      <w:ins w:id="2378" w:author="juku" w:date="2019-04-24T17:00:51Z">
        <w:r>
          <w:rPr>
            <w:rFonts w:hint="eastAsia" w:ascii="Times New Roman" w:hAnsi="Times New Roman" w:cs="Times New Roman"/>
            <w:lang w:val="en-US" w:eastAsia="zh-CN"/>
          </w:rPr>
          <w:t>开启</w:t>
        </w:r>
      </w:ins>
      <w:ins w:id="2379" w:author="juku" w:date="2019-04-24T17:00:59Z">
        <w:r>
          <w:rPr>
            <w:rFonts w:hint="eastAsia" w:ascii="Times New Roman" w:hAnsi="Times New Roman" w:cs="Times New Roman"/>
            <w:lang w:val="en-US" w:eastAsia="zh-CN"/>
          </w:rPr>
          <w:t>所</w:t>
        </w:r>
      </w:ins>
      <w:ins w:id="2380" w:author="juku" w:date="2019-04-24T17:01:00Z">
        <w:r>
          <w:rPr>
            <w:rFonts w:hint="eastAsia" w:ascii="Times New Roman" w:hAnsi="Times New Roman" w:cs="Times New Roman"/>
            <w:lang w:val="en-US" w:eastAsia="zh-CN"/>
          </w:rPr>
          <w:t>承受</w:t>
        </w:r>
      </w:ins>
      <w:ins w:id="2381" w:author="juku" w:date="2019-04-24T17:01:04Z">
        <w:r>
          <w:rPr>
            <w:rFonts w:hint="eastAsia" w:ascii="Times New Roman" w:hAnsi="Times New Roman" w:cs="Times New Roman"/>
            <w:lang w:val="en-US" w:eastAsia="zh-CN"/>
          </w:rPr>
          <w:t>最大</w:t>
        </w:r>
      </w:ins>
      <w:ins w:id="2382" w:author="juku" w:date="2019-04-24T17:00:52Z">
        <w:r>
          <w:rPr>
            <w:rFonts w:hint="eastAsia" w:ascii="Times New Roman" w:hAnsi="Times New Roman" w:cs="Times New Roman"/>
            <w:lang w:val="en-US" w:eastAsia="zh-CN"/>
          </w:rPr>
          <w:t>个数</w:t>
        </w:r>
      </w:ins>
      <w:ins w:id="2383" w:author="juku" w:date="2019-04-24T17:00:54Z">
        <w:r>
          <w:rPr>
            <w:rFonts w:hint="eastAsia" w:ascii="Times New Roman" w:hAnsi="Times New Roman" w:cs="Times New Roman"/>
            <w:lang w:val="en-US" w:eastAsia="zh-CN"/>
          </w:rPr>
          <w:t>相同</w:t>
        </w:r>
      </w:ins>
      <w:ins w:id="2384" w:author="juku" w:date="2019-04-24T17:00:55Z">
        <w:r>
          <w:rPr>
            <w:rFonts w:hint="eastAsia" w:ascii="Times New Roman" w:hAnsi="Times New Roman" w:cs="Times New Roman"/>
            <w:lang w:val="en-US" w:eastAsia="zh-CN"/>
          </w:rPr>
          <w:t>。</w:t>
        </w:r>
      </w:ins>
    </w:p>
    <w:p>
      <w:pPr>
        <w:rPr>
          <w:ins w:id="2385" w:author="juku" w:date="2019-04-24T17:01:34Z"/>
          <w:rFonts w:hint="eastAsia" w:ascii="Times New Roman" w:hAnsi="Times New Roman" w:cs="Times New Roman"/>
          <w:lang w:val="en-US" w:eastAsia="zh-CN"/>
        </w:rPr>
      </w:pPr>
      <w:ins w:id="2386" w:author="1" w:date="2019-04-22T14:02:09Z">
        <w:r>
          <w:rPr>
            <w:rFonts w:hint="eastAsia" w:ascii="Times New Roman" w:hAnsi="Times New Roman" w:cs="Times New Roman"/>
            <w:lang w:val="en-US" w:eastAsia="zh-CN"/>
          </w:rPr>
          <w:t>虚拟机运行的最长时间变化不大</w:t>
        </w:r>
      </w:ins>
      <w:ins w:id="2387" w:author="1" w:date="2019-04-22T14:02:11Z">
        <w:r>
          <w:rPr>
            <w:rFonts w:hint="eastAsia" w:ascii="Times New Roman" w:hAnsi="Times New Roman" w:cs="Times New Roman"/>
            <w:lang w:val="en-US" w:eastAsia="zh-CN"/>
          </w:rPr>
          <w:t>：</w:t>
        </w:r>
      </w:ins>
    </w:p>
    <w:p>
      <w:pPr>
        <w:ind w:firstLine="420"/>
        <w:rPr>
          <w:ins w:id="2389" w:author="juku" w:date="2019-06-12T21:53:01Z"/>
          <w:rFonts w:hint="eastAsia" w:ascii="Times New Roman" w:hAnsi="Times New Roman" w:cs="Times New Roman"/>
          <w:lang w:val="en-US" w:eastAsia="zh-CN"/>
        </w:rPr>
        <w:pPrChange w:id="2388" w:author="juku" w:date="2019-04-24T17:01:41Z">
          <w:pPr/>
        </w:pPrChange>
      </w:pPr>
      <w:ins w:id="2390" w:author="juku" w:date="2019-04-24T22:13:54Z">
        <w:r>
          <w:rPr>
            <w:rFonts w:hint="eastAsia" w:ascii="Times New Roman" w:hAnsi="Times New Roman" w:cs="Times New Roman"/>
            <w:lang w:val="en-US" w:eastAsia="zh-CN"/>
          </w:rPr>
          <w:t>通过</w:t>
        </w:r>
      </w:ins>
      <w:ins w:id="2391" w:author="juku" w:date="2019-04-24T22:13:55Z">
        <w:r>
          <w:rPr>
            <w:rFonts w:hint="eastAsia" w:ascii="Times New Roman" w:hAnsi="Times New Roman" w:cs="Times New Roman"/>
            <w:lang w:val="en-US" w:eastAsia="zh-CN"/>
          </w:rPr>
          <w:t>日志</w:t>
        </w:r>
      </w:ins>
      <w:ins w:id="2392" w:author="juku" w:date="2019-04-24T22:13:59Z">
        <w:r>
          <w:rPr>
            <w:rFonts w:hint="eastAsia" w:ascii="Times New Roman" w:hAnsi="Times New Roman" w:cs="Times New Roman"/>
            <w:lang w:val="en-US" w:eastAsia="zh-CN"/>
          </w:rPr>
          <w:t>记载</w:t>
        </w:r>
      </w:ins>
      <w:ins w:id="2393" w:author="juku" w:date="2019-04-24T22:14:00Z">
        <w:r>
          <w:rPr>
            <w:rFonts w:hint="eastAsia" w:ascii="Times New Roman" w:hAnsi="Times New Roman" w:cs="Times New Roman"/>
            <w:lang w:val="en-US" w:eastAsia="zh-CN"/>
          </w:rPr>
          <w:t>，</w:t>
        </w:r>
      </w:ins>
      <w:ins w:id="2394" w:author="juku" w:date="2019-04-24T17:01:18Z">
        <w:r>
          <w:rPr>
            <w:rFonts w:hint="eastAsia" w:ascii="Times New Roman" w:hAnsi="Times New Roman" w:cs="Times New Roman"/>
            <w:lang w:val="en-US" w:eastAsia="zh-CN"/>
          </w:rPr>
          <w:t>在</w:t>
        </w:r>
      </w:ins>
      <w:ins w:id="2395" w:author="juku" w:date="2019-04-24T17:01:21Z">
        <w:r>
          <w:rPr>
            <w:rFonts w:hint="eastAsia" w:ascii="Times New Roman" w:hAnsi="Times New Roman" w:cs="Times New Roman"/>
            <w:lang w:val="en-US" w:eastAsia="zh-CN"/>
          </w:rPr>
          <w:t>宿主机</w:t>
        </w:r>
      </w:ins>
      <w:ins w:id="2396" w:author="juku" w:date="2019-04-24T17:01:25Z">
        <w:r>
          <w:rPr>
            <w:rFonts w:hint="eastAsia" w:ascii="Times New Roman" w:hAnsi="Times New Roman" w:cs="Times New Roman"/>
            <w:lang w:val="en-US" w:eastAsia="zh-CN"/>
          </w:rPr>
          <w:t>正常</w:t>
        </w:r>
      </w:ins>
      <w:ins w:id="2397" w:author="juku" w:date="2019-04-24T17:01:29Z">
        <w:r>
          <w:rPr>
            <w:rFonts w:hint="eastAsia" w:ascii="Times New Roman" w:hAnsi="Times New Roman" w:cs="Times New Roman"/>
            <w:lang w:val="en-US" w:eastAsia="zh-CN"/>
          </w:rPr>
          <w:t>运行下</w:t>
        </w:r>
      </w:ins>
      <w:ins w:id="2398" w:author="juku" w:date="2019-04-24T17:01:30Z">
        <w:r>
          <w:rPr>
            <w:rFonts w:hint="eastAsia" w:ascii="Times New Roman" w:hAnsi="Times New Roman" w:cs="Times New Roman"/>
            <w:lang w:val="en-US" w:eastAsia="zh-CN"/>
          </w:rPr>
          <w:t>，</w:t>
        </w:r>
      </w:ins>
      <w:ins w:id="2399" w:author="juku" w:date="2019-04-24T16:47:07Z">
        <w:r>
          <w:rPr>
            <w:rFonts w:hint="eastAsia" w:ascii="Times New Roman" w:hAnsi="Times New Roman" w:cs="Times New Roman"/>
            <w:lang w:val="en-US" w:eastAsia="zh-CN"/>
          </w:rPr>
          <w:t>每</w:t>
        </w:r>
      </w:ins>
      <w:ins w:id="2400" w:author="1" w:date="2019-04-22T14:02:16Z">
        <w:del w:id="2401" w:author="juku" w:date="2019-04-24T16:47:05Z">
          <w:r>
            <w:rPr>
              <w:rFonts w:hint="eastAsia" w:ascii="Times New Roman" w:hAnsi="Times New Roman" w:cs="Times New Roman"/>
              <w:lang w:val="en-US" w:eastAsia="zh-CN"/>
            </w:rPr>
            <w:delText>单</w:delText>
          </w:r>
        </w:del>
      </w:ins>
      <w:ins w:id="2402" w:author="1" w:date="2019-04-22T14:02:16Z">
        <w:r>
          <w:rPr>
            <w:rFonts w:hint="eastAsia" w:ascii="Times New Roman" w:hAnsi="Times New Roman" w:cs="Times New Roman"/>
            <w:lang w:val="en-US" w:eastAsia="zh-CN"/>
          </w:rPr>
          <w:t>个</w:t>
        </w:r>
      </w:ins>
      <w:ins w:id="2403" w:author="1" w:date="2019-04-22T14:02:20Z">
        <w:r>
          <w:rPr>
            <w:rFonts w:hint="eastAsia" w:ascii="Times New Roman" w:hAnsi="Times New Roman" w:cs="Times New Roman"/>
            <w:lang w:val="en-US" w:eastAsia="zh-CN"/>
          </w:rPr>
          <w:t>虚拟机</w:t>
        </w:r>
      </w:ins>
      <w:ins w:id="2404" w:author="1" w:date="2019-04-22T14:02:21Z">
        <w:r>
          <w:rPr>
            <w:rFonts w:hint="eastAsia" w:ascii="Times New Roman" w:hAnsi="Times New Roman" w:cs="Times New Roman"/>
            <w:lang w:val="en-US" w:eastAsia="zh-CN"/>
          </w:rPr>
          <w:t>运行</w:t>
        </w:r>
      </w:ins>
      <w:ins w:id="2405" w:author="1" w:date="2019-04-22T14:02:31Z">
        <w:r>
          <w:rPr>
            <w:rFonts w:hint="eastAsia" w:ascii="Times New Roman" w:hAnsi="Times New Roman" w:cs="Times New Roman"/>
            <w:lang w:val="en-US" w:eastAsia="zh-CN"/>
          </w:rPr>
          <w:t>时长</w:t>
        </w:r>
      </w:ins>
      <w:ins w:id="2406" w:author="1" w:date="2019-04-22T14:02:26Z">
        <w:r>
          <w:rPr>
            <w:rFonts w:hint="eastAsia" w:ascii="Times New Roman" w:hAnsi="Times New Roman" w:cs="Times New Roman"/>
            <w:lang w:val="en-US" w:eastAsia="zh-CN"/>
          </w:rPr>
          <w:t>超过</w:t>
        </w:r>
      </w:ins>
      <w:ins w:id="2407" w:author="juku" w:date="2019-04-24T16:46:57Z">
        <w:r>
          <w:rPr>
            <w:rFonts w:hint="eastAsia" w:ascii="Times New Roman" w:hAnsi="Times New Roman" w:cs="Times New Roman"/>
            <w:lang w:val="en-US" w:eastAsia="zh-CN"/>
          </w:rPr>
          <w:t>7</w:t>
        </w:r>
      </w:ins>
      <w:ins w:id="2408" w:author="1" w:date="2019-04-23T10:07:19Z">
        <w:del w:id="2409" w:author="juku" w:date="2019-04-24T16:46:56Z">
          <w:r>
            <w:rPr>
              <w:rFonts w:hint="eastAsia" w:ascii="Times New Roman" w:hAnsi="Times New Roman" w:cs="Times New Roman"/>
              <w:lang w:val="en-US" w:eastAsia="zh-CN"/>
            </w:rPr>
            <w:delText>1</w:delText>
          </w:r>
        </w:del>
      </w:ins>
      <w:ins w:id="2410" w:author="1" w:date="2019-04-23T10:07:20Z">
        <w:del w:id="2411" w:author="juku" w:date="2019-04-24T16:46:56Z">
          <w:r>
            <w:rPr>
              <w:rFonts w:hint="eastAsia" w:ascii="Times New Roman" w:hAnsi="Times New Roman" w:cs="Times New Roman"/>
              <w:lang w:val="en-US" w:eastAsia="zh-CN"/>
            </w:rPr>
            <w:delText>4</w:delText>
          </w:r>
        </w:del>
      </w:ins>
      <w:ins w:id="2412" w:author="1" w:date="2019-04-22T14:02:34Z">
        <w:r>
          <w:rPr>
            <w:rFonts w:hint="eastAsia" w:ascii="Times New Roman" w:hAnsi="Times New Roman" w:cs="Times New Roman"/>
            <w:lang w:val="en-US" w:eastAsia="zh-CN"/>
          </w:rPr>
          <w:t>*</w:t>
        </w:r>
      </w:ins>
      <w:ins w:id="2413" w:author="1" w:date="2019-04-22T14:02:35Z">
        <w:r>
          <w:rPr>
            <w:rFonts w:hint="eastAsia" w:ascii="Times New Roman" w:hAnsi="Times New Roman" w:cs="Times New Roman"/>
            <w:lang w:val="en-US" w:eastAsia="zh-CN"/>
          </w:rPr>
          <w:t>24</w:t>
        </w:r>
      </w:ins>
      <w:ins w:id="2414" w:author="juku" w:date="2019-04-24T16:46:59Z">
        <w:r>
          <w:rPr>
            <w:rFonts w:hint="eastAsia" w:ascii="Times New Roman" w:hAnsi="Times New Roman" w:cs="Times New Roman"/>
            <w:lang w:val="en-US" w:eastAsia="zh-CN"/>
          </w:rPr>
          <w:t>*3</w:t>
        </w:r>
      </w:ins>
      <w:ins w:id="2415" w:author="1" w:date="2019-04-22T14:02:36Z">
        <w:r>
          <w:rPr>
            <w:rFonts w:hint="eastAsia" w:ascii="Times New Roman" w:hAnsi="Times New Roman" w:cs="Times New Roman"/>
            <w:lang w:val="en-US" w:eastAsia="zh-CN"/>
          </w:rPr>
          <w:t>小时</w:t>
        </w:r>
      </w:ins>
      <w:ins w:id="2416" w:author="1" w:date="2019-04-22T14:02:37Z">
        <w:r>
          <w:rPr>
            <w:rFonts w:hint="eastAsia" w:ascii="Times New Roman" w:hAnsi="Times New Roman" w:cs="Times New Roman"/>
            <w:lang w:val="en-US" w:eastAsia="zh-CN"/>
          </w:rPr>
          <w:t>。</w:t>
        </w:r>
      </w:ins>
    </w:p>
    <w:p>
      <w:pPr>
        <w:ind w:firstLine="420"/>
        <w:rPr>
          <w:ins w:id="2418" w:author="juku" w:date="2019-06-12T21:53:13Z"/>
          <w:rFonts w:hint="eastAsia" w:ascii="Times New Roman" w:hAnsi="Times New Roman" w:cs="Times New Roman"/>
          <w:lang w:val="en-US" w:eastAsia="zh-CN"/>
        </w:rPr>
        <w:pPrChange w:id="2417" w:author="juku" w:date="2019-04-24T17:01:41Z">
          <w:pPr/>
        </w:pPrChange>
      </w:pPr>
      <w:ins w:id="2419" w:author="juku" w:date="2019-06-12T21:53:07Z">
        <w:r>
          <w:rPr>
            <w:rFonts w:hint="eastAsia" w:ascii="Times New Roman" w:hAnsi="Times New Roman" w:cs="Times New Roman"/>
            <w:lang w:val="en-US" w:eastAsia="zh-CN"/>
          </w:rPr>
          <w:t>稳定</w:t>
        </w:r>
      </w:ins>
      <w:ins w:id="2420" w:author="juku" w:date="2019-06-12T21:53:08Z">
        <w:r>
          <w:rPr>
            <w:rFonts w:hint="eastAsia" w:ascii="Times New Roman" w:hAnsi="Times New Roman" w:cs="Times New Roman"/>
            <w:lang w:val="en-US" w:eastAsia="zh-CN"/>
          </w:rPr>
          <w:t>性</w:t>
        </w:r>
      </w:ins>
      <w:ins w:id="2421" w:author="juku" w:date="2019-06-12T21:53:09Z">
        <w:r>
          <w:rPr>
            <w:rFonts w:hint="eastAsia" w:ascii="Times New Roman" w:hAnsi="Times New Roman" w:cs="Times New Roman"/>
            <w:lang w:val="en-US" w:eastAsia="zh-CN"/>
          </w:rPr>
          <w:t>测试</w:t>
        </w:r>
      </w:ins>
      <w:ins w:id="2422" w:author="juku" w:date="2019-06-12T21:53:10Z">
        <w:r>
          <w:rPr>
            <w:rFonts w:hint="eastAsia" w:ascii="Times New Roman" w:hAnsi="Times New Roman" w:cs="Times New Roman"/>
            <w:lang w:val="en-US" w:eastAsia="zh-CN"/>
          </w:rPr>
          <w:t>结果</w:t>
        </w:r>
      </w:ins>
      <w:ins w:id="2423" w:author="juku" w:date="2019-06-12T21:53:12Z">
        <w:r>
          <w:rPr>
            <w:rFonts w:hint="eastAsia" w:ascii="Times New Roman" w:hAnsi="Times New Roman" w:cs="Times New Roman"/>
            <w:lang w:val="en-US" w:eastAsia="zh-CN"/>
          </w:rPr>
          <w:t>如下</w:t>
        </w:r>
      </w:ins>
      <w:ins w:id="2424" w:author="juku" w:date="2019-06-12T21:53:13Z">
        <w:r>
          <w:rPr>
            <w:rFonts w:hint="eastAsia" w:ascii="Times New Roman" w:hAnsi="Times New Roman" w:cs="Times New Roman"/>
            <w:lang w:val="en-US" w:eastAsia="zh-CN"/>
          </w:rPr>
          <w:t>：</w:t>
        </w:r>
      </w:ins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65"/>
        <w:gridCol w:w="30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ins w:id="2425" w:author="juku" w:date="2019-06-12T21:53:13Z"/>
        </w:trPr>
        <w:tc>
          <w:tcPr>
            <w:tcW w:w="5465" w:type="dxa"/>
          </w:tcPr>
          <w:p>
            <w:pPr>
              <w:widowControl w:val="0"/>
              <w:jc w:val="center"/>
              <w:rPr>
                <w:ins w:id="2426" w:author="juku" w:date="2019-06-12T21:53:13Z"/>
                <w:rFonts w:ascii="Times New Roman" w:hAnsi="Times New Roman" w:cs="Times New Roman"/>
              </w:rPr>
            </w:pPr>
            <w:ins w:id="2427" w:author="juku" w:date="2019-06-12T21:53:13Z">
              <w:r>
                <w:rPr>
                  <w:rFonts w:hint="eastAsia" w:ascii="Times New Roman" w:hAnsi="Times New Roman" w:cs="Times New Roman"/>
                </w:rPr>
                <w:t>测试项目</w:t>
              </w:r>
            </w:ins>
          </w:p>
        </w:tc>
        <w:tc>
          <w:tcPr>
            <w:tcW w:w="3057" w:type="dxa"/>
          </w:tcPr>
          <w:p>
            <w:pPr>
              <w:widowControl w:val="0"/>
              <w:jc w:val="center"/>
              <w:rPr>
                <w:ins w:id="2428" w:author="juku" w:date="2019-06-12T21:53:13Z"/>
                <w:rFonts w:ascii="Times New Roman" w:hAnsi="Times New Roman" w:cs="Times New Roman"/>
              </w:rPr>
            </w:pPr>
            <w:ins w:id="2429" w:author="juku" w:date="2019-06-12T21:53:13Z">
              <w:r>
                <w:rPr>
                  <w:rFonts w:hint="eastAsia" w:ascii="Times New Roman" w:hAnsi="Times New Roman" w:cs="Times New Roman"/>
                </w:rPr>
                <w:t>测试通过（</w:t>
              </w:r>
            </w:ins>
            <w:ins w:id="2430" w:author="juku" w:date="2019-06-12T21:53:13Z">
              <w:r>
                <w:rPr>
                  <w:rFonts w:ascii="Times New Roman" w:hAnsi="Times New Roman" w:cs="Times New Roman"/>
                </w:rPr>
                <w:t>Y/N</w:t>
              </w:r>
            </w:ins>
            <w:ins w:id="2431" w:author="juku" w:date="2019-06-12T21:53:13Z">
              <w:r>
                <w:rPr>
                  <w:rFonts w:hint="eastAsia" w:ascii="Times New Roman" w:hAnsi="Times New Roman" w:cs="Times New Roman"/>
                </w:rPr>
                <w:t>）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ins w:id="2432" w:author="juku" w:date="2019-06-12T21:53:13Z"/>
        </w:trPr>
        <w:tc>
          <w:tcPr>
            <w:tcW w:w="5465" w:type="dxa"/>
          </w:tcPr>
          <w:p>
            <w:pPr>
              <w:widowControl w:val="0"/>
              <w:jc w:val="center"/>
              <w:rPr>
                <w:ins w:id="2433" w:author="juku" w:date="2019-06-12T21:53:13Z"/>
                <w:rFonts w:ascii="Times New Roman" w:hAnsi="Times New Roman" w:cs="Times New Roman"/>
              </w:rPr>
            </w:pPr>
            <w:ins w:id="2434" w:author="juku" w:date="2019-06-12T21:53:13Z">
              <w:r>
                <w:rPr>
                  <w:rFonts w:hint="eastAsia" w:ascii="Times New Roman" w:hAnsi="Times New Roman" w:cs="Times New Roman"/>
                  <w:lang w:val="en-US" w:eastAsia="zh-CN"/>
                </w:rPr>
                <w:t>高频率加卸载软件</w:t>
              </w:r>
            </w:ins>
          </w:p>
        </w:tc>
        <w:tc>
          <w:tcPr>
            <w:tcW w:w="3057" w:type="dxa"/>
          </w:tcPr>
          <w:p>
            <w:pPr>
              <w:widowControl w:val="0"/>
              <w:jc w:val="center"/>
              <w:rPr>
                <w:ins w:id="2435" w:author="juku" w:date="2019-06-12T21:53:13Z"/>
                <w:rFonts w:ascii="Times New Roman" w:hAnsi="Times New Roman" w:cs="Times New Roman"/>
              </w:rPr>
            </w:pPr>
            <w:ins w:id="2436" w:author="juku" w:date="2019-06-12T21:53:13Z">
              <w:r>
                <w:rPr>
                  <w:rFonts w:ascii="Times New Roman" w:hAnsi="Times New Roman" w:cs="Times New Roman"/>
                </w:rPr>
                <w:t>Y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ins w:id="2437" w:author="juku" w:date="2019-06-12T21:53:13Z"/>
        </w:trPr>
        <w:tc>
          <w:tcPr>
            <w:tcW w:w="5465" w:type="dxa"/>
          </w:tcPr>
          <w:p>
            <w:pPr>
              <w:widowControl w:val="0"/>
              <w:jc w:val="center"/>
              <w:rPr>
                <w:ins w:id="2438" w:author="juku" w:date="2019-06-12T21:53:13Z"/>
                <w:rFonts w:ascii="Times New Roman" w:hAnsi="Times New Roman" w:cs="Times New Roman"/>
              </w:rPr>
            </w:pPr>
            <w:ins w:id="2439" w:author="juku" w:date="2019-06-12T21:53:13Z">
              <w:r>
                <w:rPr>
                  <w:rFonts w:hint="eastAsia" w:ascii="Times New Roman" w:hAnsi="Times New Roman" w:cs="Times New Roman"/>
                  <w:lang w:val="en-US" w:eastAsia="zh-CN"/>
                </w:rPr>
                <w:t>服务器本身承受虚拟机开启的最大数量变化不大</w:t>
              </w:r>
            </w:ins>
          </w:p>
        </w:tc>
        <w:tc>
          <w:tcPr>
            <w:tcW w:w="3057" w:type="dxa"/>
          </w:tcPr>
          <w:p>
            <w:pPr>
              <w:widowControl w:val="0"/>
              <w:jc w:val="center"/>
              <w:rPr>
                <w:ins w:id="2440" w:author="juku" w:date="2019-06-12T21:53:13Z"/>
                <w:rFonts w:ascii="Times New Roman" w:hAnsi="Times New Roman" w:cs="Times New Roman"/>
              </w:rPr>
            </w:pPr>
            <w:ins w:id="2441" w:author="juku" w:date="2019-06-12T21:53:13Z">
              <w:r>
                <w:rPr>
                  <w:rFonts w:ascii="Times New Roman" w:hAnsi="Times New Roman" w:cs="Times New Roman"/>
                </w:rPr>
                <w:t>Y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ins w:id="2442" w:author="juku" w:date="2019-06-12T21:53:13Z"/>
        </w:trPr>
        <w:tc>
          <w:tcPr>
            <w:tcW w:w="5465" w:type="dxa"/>
          </w:tcPr>
          <w:p>
            <w:pPr>
              <w:widowControl w:val="0"/>
              <w:jc w:val="center"/>
              <w:rPr>
                <w:ins w:id="2443" w:author="juku" w:date="2019-06-12T21:53:13Z"/>
                <w:rFonts w:ascii="Times New Roman" w:hAnsi="Times New Roman" w:cs="Times New Roman"/>
              </w:rPr>
            </w:pPr>
            <w:ins w:id="2444" w:author="juku" w:date="2019-06-12T21:53:13Z">
              <w:r>
                <w:rPr>
                  <w:rFonts w:hint="eastAsia" w:ascii="Times New Roman" w:hAnsi="Times New Roman" w:cs="Times New Roman"/>
                  <w:lang w:val="en-US" w:eastAsia="zh-CN"/>
                </w:rPr>
                <w:t>虚拟机运行的最长时间变化不大</w:t>
              </w:r>
            </w:ins>
          </w:p>
        </w:tc>
        <w:tc>
          <w:tcPr>
            <w:tcW w:w="3057" w:type="dxa"/>
          </w:tcPr>
          <w:p>
            <w:pPr>
              <w:widowControl w:val="0"/>
              <w:jc w:val="center"/>
              <w:rPr>
                <w:ins w:id="2445" w:author="juku" w:date="2019-06-12T21:53:13Z"/>
                <w:rFonts w:ascii="Times New Roman" w:hAnsi="Times New Roman" w:cs="Times New Roman"/>
              </w:rPr>
            </w:pPr>
            <w:ins w:id="2446" w:author="juku" w:date="2019-06-12T21:53:13Z">
              <w:r>
                <w:rPr>
                  <w:rFonts w:ascii="Times New Roman" w:hAnsi="Times New Roman" w:cs="Times New Roman"/>
                </w:rPr>
                <w:t>Y</w:t>
              </w:r>
            </w:ins>
          </w:p>
        </w:tc>
      </w:tr>
    </w:tbl>
    <w:p>
      <w:pPr>
        <w:ind w:firstLine="420"/>
        <w:rPr>
          <w:rFonts w:hint="default" w:ascii="Times New Roman" w:hAnsi="Times New Roman" w:cs="Times New Roman"/>
          <w:lang w:val="en-US" w:eastAsia="zh-CN"/>
        </w:rPr>
        <w:pPrChange w:id="2447" w:author="juku" w:date="2019-04-24T17:01:41Z">
          <w:pPr/>
        </w:pPrChange>
      </w:pPr>
    </w:p>
    <w:p>
      <w:pPr>
        <w:rPr>
          <w:del w:id="2448" w:author="juku" w:date="2019-04-24T22:12:26Z"/>
          <w:rFonts w:ascii="Times New Roman" w:hAnsi="Times New Roman" w:cs="Times New Roman"/>
        </w:rPr>
      </w:pPr>
      <w:del w:id="2449" w:author="juku" w:date="2019-04-24T22:12:26Z">
        <w:r>
          <w:rPr>
            <w:rFonts w:hint="eastAsia" w:ascii="Times New Roman" w:hAnsi="Times New Roman" w:cs="Times New Roman"/>
          </w:rPr>
          <w:delText>虚拟机安全套件系统启动过程：</w:delText>
        </w:r>
      </w:del>
    </w:p>
    <w:p>
      <w:pPr>
        <w:rPr>
          <w:del w:id="2450" w:author="juku" w:date="2019-04-24T22:12:26Z"/>
          <w:rFonts w:ascii="Times New Roman" w:hAnsi="Times New Roman" w:cs="Times New Roman"/>
        </w:rPr>
      </w:pPr>
      <w:del w:id="2451" w:author="juku" w:date="2019-04-24T22:12:26Z">
        <w:r>
          <w:rPr>
            <w:rFonts w:ascii="Times New Roman" w:hAnsi="Times New Roman" w:cs="Times New Roman"/>
          </w:rPr>
          <w:drawing>
            <wp:inline distT="0" distB="0" distL="0" distR="0">
              <wp:extent cx="3927475" cy="346075"/>
              <wp:effectExtent l="0" t="0" r="15875" b="15875"/>
              <wp:docPr id="15" name="图片 15" descr="C:\Users\juku\AppData\Local\Temp\ksohtml\wps12D9.tmp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图片 15" descr="C:\Users\juku\AppData\Local\Temp\ksohtml\wps12D9.tmp.jpg"/>
                      <pic:cNvPicPr>
                        <a:picLocks noChangeAspect="1" noChangeArrowheads="1"/>
                      </pic:cNvPicPr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27475" cy="346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>
      <w:pPr>
        <w:rPr>
          <w:del w:id="2453" w:author="juku" w:date="2019-04-24T22:12:26Z"/>
          <w:rFonts w:ascii="Times New Roman" w:hAnsi="Times New Roman" w:cs="Times New Roman"/>
        </w:rPr>
      </w:pPr>
      <w:del w:id="2454" w:author="juku" w:date="2019-04-24T22:12:26Z">
        <w:r>
          <w:rPr>
            <w:rFonts w:ascii="Times New Roman" w:hAnsi="Times New Roman" w:cs="Times New Roman"/>
          </w:rPr>
          <w:drawing>
            <wp:inline distT="0" distB="0" distL="0" distR="0">
              <wp:extent cx="5274310" cy="1030605"/>
              <wp:effectExtent l="0" t="0" r="2540" b="17145"/>
              <wp:docPr id="14" name="图片 14" descr="C:\Users\juku\AppData\Local\Temp\ksohtml\wps12DA.tmp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图片 14" descr="C:\Users\juku\AppData\Local\Temp\ksohtml\wps12DA.tmp.jpg"/>
                      <pic:cNvPicPr>
                        <a:picLocks noChangeAspect="1" noChangeArrowheads="1"/>
                      </pic:cNvPicPr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10306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>
      <w:pPr>
        <w:rPr>
          <w:ins w:id="2456" w:author="juku" w:date="2019-03-19T11:48:00Z"/>
          <w:del w:id="2457" w:author="juku" w:date="2019-04-24T22:12:26Z"/>
          <w:rFonts w:ascii="Times New Roman" w:hAnsi="Times New Roman" w:cs="Times New Roman"/>
        </w:rPr>
      </w:pPr>
    </w:p>
    <w:p>
      <w:pPr>
        <w:rPr>
          <w:ins w:id="2458" w:author="juku" w:date="2019-03-19T11:48:00Z"/>
          <w:del w:id="2459" w:author="juku" w:date="2019-04-24T22:12:26Z"/>
          <w:rFonts w:ascii="Times New Roman" w:hAnsi="Times New Roman" w:cs="Times New Roman"/>
        </w:rPr>
      </w:pPr>
    </w:p>
    <w:p>
      <w:pPr>
        <w:rPr>
          <w:ins w:id="2460" w:author="juku" w:date="2019-03-19T11:48:00Z"/>
          <w:del w:id="2461" w:author="juku" w:date="2019-04-24T22:12:26Z"/>
          <w:rFonts w:ascii="Times New Roman" w:hAnsi="Times New Roman" w:cs="Times New Roman"/>
        </w:rPr>
      </w:pPr>
    </w:p>
    <w:p>
      <w:pPr>
        <w:rPr>
          <w:ins w:id="2462" w:author="juku" w:date="2019-03-19T11:48:00Z"/>
          <w:del w:id="2463" w:author="juku" w:date="2019-04-24T22:12:26Z"/>
          <w:rFonts w:ascii="Times New Roman" w:hAnsi="Times New Roman" w:cs="Times New Roman"/>
        </w:rPr>
      </w:pPr>
    </w:p>
    <w:p>
      <w:pPr>
        <w:jc w:val="center"/>
        <w:rPr>
          <w:del w:id="2465" w:author="juku" w:date="2019-04-24T22:12:26Z"/>
          <w:rFonts w:hint="eastAsia" w:ascii="Times New Roman" w:hAnsi="Times New Roman" w:cs="Times New Roman"/>
        </w:rPr>
        <w:pPrChange w:id="2464" w:author="juku" w:date="2019-03-19T11:48:00Z">
          <w:pPr/>
        </w:pPrChange>
      </w:pPr>
      <w:del w:id="2466" w:author="juku" w:date="2019-04-24T22:12:26Z">
        <w:r>
          <w:rPr>
            <w:rFonts w:hint="eastAsia" w:ascii="Times New Roman" w:hAnsi="Times New Roman" w:cs="Times New Roman"/>
          </w:rPr>
          <w:delText>客户机正常开启：</w:delText>
        </w:r>
      </w:del>
    </w:p>
    <w:p>
      <w:pPr>
        <w:jc w:val="center"/>
        <w:rPr>
          <w:del w:id="2467" w:author="juku" w:date="2019-04-24T22:12:26Z"/>
          <w:rFonts w:ascii="Times New Roman" w:hAnsi="Times New Roman" w:cs="Times New Roman"/>
        </w:rPr>
      </w:pPr>
      <w:del w:id="2468" w:author="juku" w:date="2019-04-24T22:12:26Z">
        <w:r>
          <w:rPr>
            <w:rFonts w:ascii="Times New Roman" w:hAnsi="Times New Roman" w:cs="Times New Roman"/>
          </w:rPr>
          <w:drawing>
            <wp:inline distT="0" distB="0" distL="114300" distR="114300">
              <wp:extent cx="3688080" cy="2950845"/>
              <wp:effectExtent l="0" t="0" r="0" b="1905"/>
              <wp:docPr id="1" name="图片 1" descr="Screenshot from 2019-01-03 08_59_0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图片 1" descr="Screenshot from 2019-01-03 08_59_04"/>
                      <pic:cNvPicPr>
                        <a:picLocks noChangeAspect="1"/>
                      </pic:cNvPicPr>
                    </pic:nvPicPr>
                    <pic:blipFill>
                      <a:blip r:embed="rId25"/>
                      <a:srcRect t="5144" r="-16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88080" cy="2950845"/>
                      </a:xfrm>
                      <a:prstGeom prst="rect">
                        <a:avLst/>
                      </a:prstGeom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>
      <w:pPr>
        <w:rPr>
          <w:del w:id="2470" w:author="juku" w:date="2019-04-24T22:12:26Z"/>
          <w:rFonts w:ascii="Times New Roman" w:hAnsi="Times New Roman" w:cs="Times New Roman"/>
        </w:rPr>
      </w:pPr>
      <w:del w:id="2471" w:author="juku" w:date="2019-04-24T22:12:26Z">
        <w:r>
          <w:rPr>
            <w:rFonts w:hint="eastAsia" w:ascii="Times New Roman" w:hAnsi="Times New Roman" w:cs="Times New Roman"/>
          </w:rPr>
          <w:delText>客户机正常运行：</w:delText>
        </w:r>
      </w:del>
    </w:p>
    <w:p>
      <w:pPr>
        <w:jc w:val="center"/>
        <w:rPr>
          <w:del w:id="2472" w:author="juku" w:date="2019-04-24T22:12:26Z"/>
          <w:rFonts w:ascii="Times New Roman" w:hAnsi="Times New Roman" w:cs="Times New Roman"/>
        </w:rPr>
      </w:pPr>
      <w:del w:id="2473" w:author="juku" w:date="2019-04-24T22:12:26Z">
        <w:r>
          <w:rPr>
            <w:rFonts w:ascii="Times New Roman" w:hAnsi="Times New Roman" w:cs="Times New Roman"/>
          </w:rPr>
          <w:drawing>
            <wp:inline distT="0" distB="0" distL="114300" distR="114300">
              <wp:extent cx="5272405" cy="2839085"/>
              <wp:effectExtent l="0" t="0" r="4445" b="0"/>
              <wp:docPr id="2" name="图片 2" descr="Screenshot from 2019-01-03 09_01_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图片 2" descr="Screenshot from 2019-01-03 09_01_46"/>
                      <pic:cNvPicPr>
                        <a:picLocks noChangeAspect="1"/>
                      </pic:cNvPicPr>
                    </pic:nvPicPr>
                    <pic:blipFill>
                      <a:blip r:embed="rId26"/>
                      <a:srcRect t="10563" r="-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2405" cy="2839085"/>
                      </a:xfrm>
                      <a:prstGeom prst="rect">
                        <a:avLst/>
                      </a:prstGeom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>
      <w:pPr>
        <w:jc w:val="center"/>
        <w:rPr>
          <w:del w:id="2475" w:author="juku" w:date="2019-04-24T22:12:26Z"/>
          <w:rFonts w:ascii="Times New Roman" w:hAnsi="Times New Roman" w:cs="Times New Roman"/>
        </w:rPr>
      </w:pPr>
      <w:del w:id="2476" w:author="juku" w:date="2019-04-24T22:12:26Z">
        <w:r>
          <w:rPr>
            <w:rFonts w:ascii="Times New Roman" w:hAnsi="Times New Roman" w:cs="Times New Roman"/>
          </w:rPr>
          <w:drawing>
            <wp:inline distT="0" distB="0" distL="114300" distR="114300">
              <wp:extent cx="5238750" cy="2114550"/>
              <wp:effectExtent l="0" t="0" r="0" b="0"/>
              <wp:docPr id="3" name="图片 3" descr="Screenshot from 2019-01-03 09_09_5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图片 3" descr="Screenshot from 2019-01-03 09_09_53"/>
                      <pic:cNvPicPr>
                        <a:picLocks noChangeAspect="1"/>
                      </pic:cNvPicPr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38750" cy="21145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>
      <w:pPr>
        <w:jc w:val="left"/>
        <w:rPr>
          <w:del w:id="2479" w:author="juku" w:date="2019-04-24T22:12:26Z"/>
          <w:rFonts w:hint="eastAsia" w:ascii="Times New Roman" w:hAnsi="Times New Roman" w:cs="Times New Roman"/>
        </w:rPr>
        <w:pPrChange w:id="2478" w:author="juku" w:date="2019-03-19T11:47:00Z">
          <w:pPr>
            <w:jc w:val="center"/>
          </w:pPr>
        </w:pPrChange>
      </w:pPr>
      <w:del w:id="2480" w:author="juku" w:date="2019-04-24T22:12:26Z">
        <w:r>
          <w:rPr>
            <w:rFonts w:ascii="Times New Roman" w:hAnsi="Times New Roman" w:cs="Times New Roman"/>
          </w:rPr>
          <w:drawing>
            <wp:inline distT="0" distB="0" distL="114300" distR="114300">
              <wp:extent cx="4678680" cy="748665"/>
              <wp:effectExtent l="0" t="0" r="7620" b="0"/>
              <wp:docPr id="7" name="图片 7" descr="Screenshot from 2019-01-03 09_01_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图片 7" descr="Screenshot from 2019-01-03 09_01_24"/>
                      <pic:cNvPicPr>
                        <a:picLocks noChangeAspect="1"/>
                      </pic:cNvPicPr>
                    </pic:nvPicPr>
                    <pic:blipFill>
                      <a:blip r:embed="rId28"/>
                      <a:srcRect t="32821" r="-45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78680" cy="748665"/>
                      </a:xfrm>
                      <a:prstGeom prst="rect">
                        <a:avLst/>
                      </a:prstGeom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>
      <w:pPr>
        <w:rPr>
          <w:del w:id="2482" w:author="juku" w:date="2019-04-24T22:12:26Z"/>
          <w:rFonts w:ascii="Times New Roman" w:hAnsi="Times New Roman" w:cs="Times New Roman"/>
        </w:rPr>
      </w:pPr>
      <w:del w:id="2483" w:author="juku" w:date="2019-04-24T22:12:26Z">
        <w:r>
          <w:rPr>
            <w:rFonts w:hint="eastAsia" w:ascii="Times New Roman" w:hAnsi="Times New Roman" w:cs="Times New Roman"/>
          </w:rPr>
          <w:delText>客户机正常关闭：</w:delText>
        </w:r>
      </w:del>
    </w:p>
    <w:p>
      <w:pPr>
        <w:jc w:val="center"/>
        <w:rPr>
          <w:del w:id="2484" w:author="juku" w:date="2019-04-24T22:12:26Z"/>
          <w:rFonts w:ascii="Times New Roman" w:hAnsi="Times New Roman" w:cs="Times New Roman"/>
        </w:rPr>
      </w:pPr>
      <w:del w:id="2485" w:author="juku" w:date="2019-04-24T22:12:26Z">
        <w:r>
          <w:rPr>
            <w:rFonts w:ascii="Times New Roman" w:hAnsi="Times New Roman" w:cs="Times New Roman"/>
          </w:rPr>
          <w:drawing>
            <wp:inline distT="0" distB="0" distL="114300" distR="114300">
              <wp:extent cx="5272405" cy="2321560"/>
              <wp:effectExtent l="0" t="0" r="4445" b="2540"/>
              <wp:docPr id="4" name="图片 4" descr="Screenshot from 2019-01-03 09_03_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图片 4" descr="Screenshot from 2019-01-03 09_03_26"/>
                      <pic:cNvPicPr>
                        <a:picLocks noChangeAspect="1"/>
                      </pic:cNvPicPr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2405" cy="23215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>
      <w:pPr>
        <w:jc w:val="center"/>
        <w:rPr>
          <w:del w:id="2488" w:author="juku" w:date="2019-04-24T22:12:26Z"/>
          <w:rFonts w:hint="eastAsia" w:ascii="Times New Roman" w:hAnsi="Times New Roman" w:cs="Times New Roman"/>
        </w:rPr>
        <w:pPrChange w:id="2487" w:author="juku" w:date="2019-03-19T11:49:00Z">
          <w:pPr/>
        </w:pPrChange>
      </w:pPr>
    </w:p>
    <w:p>
      <w:pPr>
        <w:jc w:val="center"/>
        <w:rPr>
          <w:del w:id="2489" w:author="juku" w:date="2019-04-24T22:12:26Z"/>
          <w:rFonts w:hint="eastAsia" w:ascii="Times New Roman" w:hAnsi="Times New Roman" w:cs="Times New Roman"/>
        </w:rPr>
      </w:pPr>
      <w:del w:id="2490" w:author="juku" w:date="2019-04-24T22:12:26Z">
        <w:r>
          <w:rPr>
            <w:rFonts w:ascii="Times New Roman" w:hAnsi="Times New Roman" w:cs="Times New Roman"/>
          </w:rPr>
          <w:drawing>
            <wp:inline distT="0" distB="0" distL="114300" distR="114300">
              <wp:extent cx="4619625" cy="914400"/>
              <wp:effectExtent l="0" t="0" r="9525" b="0"/>
              <wp:docPr id="8" name="图片 8" descr="Screenshot from 2019-01-03 09_04_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图片 8" descr="Screenshot from 2019-01-03 09_04_33"/>
                      <pic:cNvPicPr>
                        <a:picLocks noChangeAspect="1"/>
                      </pic:cNvPicPr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19625" cy="914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>
      <w:pPr>
        <w:jc w:val="center"/>
        <w:rPr>
          <w:del w:id="2493" w:author="juku" w:date="2019-04-24T22:12:26Z"/>
          <w:rFonts w:ascii="Times New Roman" w:hAnsi="Times New Roman" w:cs="Times New Roman"/>
        </w:rPr>
        <w:pPrChange w:id="2492" w:author="juku" w:date="2019-03-19T11:49:00Z">
          <w:pPr>
            <w:jc w:val="both"/>
          </w:pPr>
        </w:pPrChange>
      </w:pPr>
    </w:p>
    <w:p>
      <w:pPr>
        <w:jc w:val="both"/>
        <w:rPr>
          <w:del w:id="2494" w:author="juku" w:date="2019-04-24T22:12:26Z"/>
          <w:rFonts w:ascii="Times New Roman" w:hAnsi="Times New Roman" w:cs="Times New Roman"/>
        </w:rPr>
      </w:pPr>
      <w:del w:id="2495" w:author="juku" w:date="2019-04-24T22:12:26Z">
        <w:r>
          <w:rPr>
            <w:rFonts w:hint="eastAsia" w:ascii="Times New Roman" w:hAnsi="Times New Roman" w:cs="Times New Roman"/>
          </w:rPr>
          <w:delText>客户机再次启动：</w:delText>
        </w:r>
      </w:del>
    </w:p>
    <w:p>
      <w:pPr>
        <w:jc w:val="center"/>
        <w:rPr>
          <w:del w:id="2497" w:author="juku" w:date="2019-04-24T22:12:26Z"/>
          <w:rFonts w:ascii="Times New Roman" w:hAnsi="Times New Roman" w:cs="Times New Roman"/>
          <w:rPrChange w:id="2498" w:author="juku" w:date="2019-03-18T19:04:00Z">
            <w:rPr>
              <w:del w:id="2499" w:author="juku" w:date="2019-04-24T22:12:26Z"/>
            </w:rPr>
          </w:rPrChange>
        </w:rPr>
        <w:pPrChange w:id="2496" w:author="juku" w:date="2019-03-18T19:15:00Z">
          <w:pPr>
            <w:jc w:val="both"/>
          </w:pPr>
        </w:pPrChange>
      </w:pPr>
      <w:del w:id="2500" w:author="juku" w:date="2019-04-24T22:12:26Z">
        <w:r>
          <w:rPr>
            <w:rFonts w:ascii="Times New Roman" w:hAnsi="Times New Roman" w:cs="Times New Roman"/>
            <w:rPrChange w:id="2503" w:author="juku" w:date="2019-03-18T19:04:00Z">
              <w:rPr/>
            </w:rPrChange>
          </w:rPr>
          <w:drawing>
            <wp:inline distT="0" distB="0" distL="114300" distR="114300">
              <wp:extent cx="4048125" cy="3095625"/>
              <wp:effectExtent l="0" t="0" r="9525" b="9525"/>
              <wp:docPr id="19" name="图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" name="图片 4"/>
                      <pic:cNvPicPr>
                        <a:picLocks noChangeAspect="1"/>
                      </pic:cNvPicPr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48125" cy="30956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>
      <w:pPr>
        <w:jc w:val="both"/>
        <w:rPr>
          <w:del w:id="2504" w:author="juku" w:date="2019-04-24T22:12:26Z"/>
          <w:rFonts w:ascii="Times New Roman" w:hAnsi="Times New Roman" w:cs="Times New Roman"/>
          <w:rPrChange w:id="2505" w:author="juku" w:date="2019-03-18T19:04:00Z">
            <w:rPr>
              <w:del w:id="2506" w:author="juku" w:date="2019-04-24T22:12:26Z"/>
            </w:rPr>
          </w:rPrChange>
        </w:rPr>
      </w:pPr>
      <w:del w:id="2507" w:author="juku" w:date="2019-04-24T22:12:26Z">
        <w:r>
          <w:rPr>
            <w:rFonts w:hint="eastAsia" w:ascii="Times New Roman" w:hAnsi="Times New Roman" w:cs="Times New Roman"/>
            <w:rPrChange w:id="2508" w:author="juku" w:date="2019-03-18T19:04:00Z">
              <w:rPr>
                <w:rFonts w:hint="eastAsia"/>
              </w:rPr>
            </w:rPrChange>
          </w:rPr>
          <w:delText>第一次启动（</w:delText>
        </w:r>
      </w:del>
      <w:del w:id="2509" w:author="juku" w:date="2019-04-24T22:12:26Z">
        <w:r>
          <w:rPr>
            <w:rFonts w:ascii="Times New Roman" w:hAnsi="Times New Roman" w:cs="Times New Roman"/>
            <w:rPrChange w:id="2510" w:author="juku" w:date="2019-03-18T19:04:00Z">
              <w:rPr/>
            </w:rPrChange>
          </w:rPr>
          <w:delText>15:27</w:delText>
        </w:r>
      </w:del>
      <w:del w:id="2511" w:author="juku" w:date="2019-04-24T22:12:26Z">
        <w:r>
          <w:rPr>
            <w:rFonts w:hint="eastAsia" w:ascii="Times New Roman" w:hAnsi="Times New Roman" w:cs="Times New Roman"/>
            <w:rPrChange w:id="2512" w:author="juku" w:date="2019-03-18T19:04:00Z">
              <w:rPr>
                <w:rFonts w:hint="eastAsia"/>
              </w:rPr>
            </w:rPrChange>
          </w:rPr>
          <w:delText>）：</w:delText>
        </w:r>
      </w:del>
    </w:p>
    <w:p>
      <w:pPr>
        <w:jc w:val="both"/>
        <w:rPr>
          <w:del w:id="2513" w:author="juku" w:date="2019-04-24T22:12:26Z"/>
          <w:rFonts w:ascii="Times New Roman" w:hAnsi="Times New Roman" w:cs="Times New Roman"/>
          <w:rPrChange w:id="2514" w:author="juku" w:date="2019-03-18T19:04:00Z">
            <w:rPr>
              <w:del w:id="2515" w:author="juku" w:date="2019-04-24T22:12:26Z"/>
            </w:rPr>
          </w:rPrChange>
        </w:rPr>
      </w:pPr>
      <w:del w:id="2516" w:author="juku" w:date="2019-04-24T22:12:26Z">
        <w:r>
          <w:rPr>
            <w:rFonts w:ascii="Times New Roman" w:hAnsi="Times New Roman" w:cs="Times New Roman"/>
            <w:rPrChange w:id="2519" w:author="juku" w:date="2019-03-18T19:04:00Z">
              <w:rPr/>
            </w:rPrChange>
          </w:rPr>
          <w:drawing>
            <wp:inline distT="0" distB="0" distL="114300" distR="114300">
              <wp:extent cx="5268595" cy="2057400"/>
              <wp:effectExtent l="0" t="0" r="8255" b="0"/>
              <wp:docPr id="17" name="图片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" name="图片 2"/>
                      <pic:cNvPicPr>
                        <a:picLocks noChangeAspect="1"/>
                      </pic:cNvPicPr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68595" cy="2057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>
      <w:pPr>
        <w:jc w:val="both"/>
        <w:rPr>
          <w:del w:id="2520" w:author="juku" w:date="2019-04-24T22:12:26Z"/>
          <w:rFonts w:ascii="Times New Roman" w:hAnsi="Times New Roman" w:cs="Times New Roman"/>
          <w:rPrChange w:id="2521" w:author="juku" w:date="2019-03-18T19:04:00Z">
            <w:rPr>
              <w:del w:id="2522" w:author="juku" w:date="2019-04-24T22:12:26Z"/>
            </w:rPr>
          </w:rPrChange>
        </w:rPr>
      </w:pPr>
      <w:del w:id="2523" w:author="juku" w:date="2019-04-24T22:12:26Z">
        <w:r>
          <w:rPr>
            <w:rFonts w:hint="eastAsia" w:ascii="Times New Roman" w:hAnsi="Times New Roman" w:cs="Times New Roman"/>
            <w:rPrChange w:id="2524" w:author="juku" w:date="2019-03-18T19:04:00Z">
              <w:rPr>
                <w:rFonts w:hint="eastAsia"/>
              </w:rPr>
            </w:rPrChange>
          </w:rPr>
          <w:delText>第二次启动（</w:delText>
        </w:r>
      </w:del>
      <w:del w:id="2525" w:author="juku" w:date="2019-04-24T22:12:26Z">
        <w:r>
          <w:rPr>
            <w:rFonts w:ascii="Times New Roman" w:hAnsi="Times New Roman" w:cs="Times New Roman"/>
            <w:rPrChange w:id="2526" w:author="juku" w:date="2019-03-18T19:04:00Z">
              <w:rPr/>
            </w:rPrChange>
          </w:rPr>
          <w:delText>15:28</w:delText>
        </w:r>
      </w:del>
      <w:del w:id="2527" w:author="juku" w:date="2019-04-24T22:12:26Z">
        <w:r>
          <w:rPr>
            <w:rFonts w:hint="eastAsia" w:ascii="Times New Roman" w:hAnsi="Times New Roman" w:cs="Times New Roman"/>
            <w:rPrChange w:id="2528" w:author="juku" w:date="2019-03-18T19:04:00Z">
              <w:rPr>
                <w:rFonts w:hint="eastAsia"/>
              </w:rPr>
            </w:rPrChange>
          </w:rPr>
          <w:delText>）：</w:delText>
        </w:r>
      </w:del>
    </w:p>
    <w:p>
      <w:pPr>
        <w:jc w:val="both"/>
        <w:rPr>
          <w:del w:id="2529" w:author="juku" w:date="2019-04-24T22:12:26Z"/>
          <w:rFonts w:ascii="Times New Roman" w:hAnsi="Times New Roman" w:cs="Times New Roman"/>
          <w:rPrChange w:id="2530" w:author="juku" w:date="2019-03-18T19:04:00Z">
            <w:rPr>
              <w:del w:id="2531" w:author="juku" w:date="2019-04-24T22:12:26Z"/>
            </w:rPr>
          </w:rPrChange>
        </w:rPr>
      </w:pPr>
      <w:del w:id="2532" w:author="juku" w:date="2019-04-24T22:12:26Z">
        <w:r>
          <w:rPr>
            <w:rFonts w:ascii="Times New Roman" w:hAnsi="Times New Roman" w:cs="Times New Roman"/>
            <w:rPrChange w:id="2535" w:author="juku" w:date="2019-03-18T19:04:00Z">
              <w:rPr/>
            </w:rPrChange>
          </w:rPr>
          <w:drawing>
            <wp:inline distT="0" distB="0" distL="114300" distR="114300">
              <wp:extent cx="5273040" cy="2415540"/>
              <wp:effectExtent l="0" t="0" r="3810" b="3810"/>
              <wp:docPr id="18" name="图片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图片 3"/>
                      <pic:cNvPicPr>
                        <a:picLocks noChangeAspect="1"/>
                      </pic:cNvPicPr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3040" cy="24155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>
      <w:pPr>
        <w:pStyle w:val="4"/>
        <w:numPr>
          <w:ilvl w:val="1"/>
          <w:numId w:val="2"/>
        </w:numPr>
        <w:ind w:left="567" w:hanging="425"/>
        <w:rPr>
          <w:rFonts w:ascii="Times New Roman" w:hAnsi="Times New Roman" w:cs="Times New Roman"/>
        </w:rPr>
      </w:pPr>
      <w:bookmarkStart w:id="9" w:name="_Toc2757553"/>
      <w:r>
        <w:rPr>
          <w:rFonts w:hint="eastAsia" w:ascii="Times New Roman" w:hAnsi="Times New Roman" w:cs="Times New Roman"/>
        </w:rPr>
        <w:t>异常情况测试</w:t>
      </w:r>
      <w:bookmarkEnd w:id="9"/>
    </w:p>
    <w:p>
      <w:pPr>
        <w:rPr>
          <w:rFonts w:ascii="Times New Roman" w:hAnsi="Times New Roman" w:cs="Times New Roman"/>
          <w:color w:val="C00000"/>
        </w:rPr>
      </w:pPr>
      <w:r>
        <w:rPr>
          <w:rFonts w:hint="eastAsia" w:ascii="Times New Roman" w:hAnsi="Times New Roman" w:cs="Times New Roman"/>
          <w:color w:val="C00000"/>
        </w:rPr>
        <w:t>【包括非法参数、异常重启等。】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一种异常情况处理：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客户机异常中止，整个宿主机系统能正常运行，再次启动后，不影响其余客户机的正常运行。</w:t>
      </w:r>
    </w:p>
    <w:p>
      <w:pPr>
        <w:pStyle w:val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3.4.1</w:t>
      </w:r>
      <w:r>
        <w:rPr>
          <w:rFonts w:hint="eastAsia" w:ascii="Times New Roman" w:hAnsi="Times New Roman" w:cs="Times New Roman"/>
        </w:rPr>
        <w:t>测试用例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【主要说明测试的步骤及操作】</w:t>
      </w:r>
    </w:p>
    <w:p>
      <w:pPr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客户机异常中止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客户机因本身系统运行问题异常中止。通过</w:t>
      </w:r>
      <w:del w:id="2536" w:author="juku" w:date="2019-03-18T19:32:00Z">
        <w:r>
          <w:rPr>
            <w:rFonts w:ascii="Times New Roman" w:hAnsi="Times New Roman" w:cs="Times New Roman"/>
          </w:rPr>
          <w:delText>force off</w:delText>
        </w:r>
      </w:del>
      <w:ins w:id="2537" w:author="juku" w:date="2019-03-18T19:32:00Z">
        <w:r>
          <w:rPr>
            <w:rFonts w:hint="eastAsia" w:ascii="Times New Roman" w:hAnsi="Times New Roman" w:cs="Times New Roman"/>
          </w:rPr>
          <w:t>destroy</w:t>
        </w:r>
      </w:ins>
      <w:del w:id="2538" w:author="juku" w:date="2019-03-18T19:32:00Z">
        <w:r>
          <w:rPr>
            <w:rFonts w:hint="eastAsia" w:ascii="Times New Roman" w:hAnsi="Times New Roman" w:cs="Times New Roman"/>
          </w:rPr>
          <w:delText>键</w:delText>
        </w:r>
      </w:del>
      <w:ins w:id="2539" w:author="juku" w:date="2019-03-18T19:32:00Z">
        <w:r>
          <w:rPr>
            <w:rFonts w:hint="eastAsia" w:ascii="Times New Roman" w:hAnsi="Times New Roman" w:cs="Times New Roman"/>
          </w:rPr>
          <w:t>强制</w:t>
        </w:r>
      </w:ins>
      <w:r>
        <w:rPr>
          <w:rFonts w:hint="eastAsia" w:ascii="Times New Roman" w:hAnsi="Times New Roman" w:cs="Times New Roman"/>
        </w:rPr>
        <w:t>关闭客户机。</w:t>
      </w:r>
    </w:p>
    <w:p>
      <w:pPr>
        <w:pStyle w:val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3.4.2</w:t>
      </w:r>
      <w:r>
        <w:rPr>
          <w:rFonts w:hint="eastAsia" w:ascii="Times New Roman" w:hAnsi="Times New Roman" w:cs="Times New Roman"/>
        </w:rPr>
        <w:t>预期结果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宿主机正常运行，其余客户机正常运行。</w:t>
      </w:r>
    </w:p>
    <w:p>
      <w:pPr>
        <w:pStyle w:val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3.4.3</w:t>
      </w:r>
      <w:r>
        <w:rPr>
          <w:rFonts w:hint="eastAsia" w:ascii="Times New Roman" w:hAnsi="Times New Roman" w:cs="Times New Roman"/>
        </w:rPr>
        <w:t>实测结果</w:t>
      </w:r>
    </w:p>
    <w:p>
      <w:pPr>
        <w:numPr>
          <w:ilvl w:val="0"/>
          <w:numId w:val="18"/>
        </w:numPr>
        <w:rPr>
          <w:rFonts w:ascii="Times New Roman" w:hAnsi="Times New Roman" w:cs="Times New Roman"/>
        </w:rPr>
      </w:pPr>
      <w:ins w:id="2540" w:author="juku" w:date="2019-03-18T19:32:00Z">
        <w:r>
          <w:rPr>
            <w:rFonts w:hint="eastAsia" w:ascii="Times New Roman" w:hAnsi="Times New Roman" w:cs="Times New Roman"/>
          </w:rPr>
          <w:t>destroy强制</w:t>
        </w:r>
      </w:ins>
      <w:ins w:id="2541" w:author="juku" w:date="2019-03-18T19:32:00Z">
        <w:r>
          <w:rPr>
            <w:rFonts w:ascii="Times New Roman" w:hAnsi="Times New Roman" w:cs="Times New Roman"/>
          </w:rPr>
          <w:t>关闭</w:t>
        </w:r>
      </w:ins>
      <w:del w:id="2542" w:author="juku" w:date="2019-03-18T19:32:00Z">
        <w:r>
          <w:rPr>
            <w:rFonts w:ascii="Times New Roman" w:hAnsi="Times New Roman" w:cs="Times New Roman"/>
          </w:rPr>
          <w:delText xml:space="preserve">force off </w:delText>
        </w:r>
      </w:del>
      <w:del w:id="2543" w:author="juku" w:date="2019-03-18T19:32:00Z">
        <w:r>
          <w:rPr>
            <w:rFonts w:hint="eastAsia" w:ascii="Times New Roman" w:hAnsi="Times New Roman" w:cs="Times New Roman"/>
          </w:rPr>
          <w:delText>关闭</w:delText>
        </w:r>
      </w:del>
      <w:r>
        <w:rPr>
          <w:rFonts w:hint="eastAsia" w:ascii="Times New Roman" w:hAnsi="Times New Roman" w:cs="Times New Roman"/>
        </w:rPr>
        <w:t>客户机</w:t>
      </w:r>
      <w:ins w:id="2544" w:author="juku" w:date="2019-03-19T11:24:00Z">
        <w:r>
          <w:rPr>
            <w:rFonts w:hint="eastAsia" w:ascii="Times New Roman" w:hAnsi="Times New Roman" w:cs="Times New Roman"/>
          </w:rPr>
          <w:t>V</w:t>
        </w:r>
      </w:ins>
      <w:ins w:id="2545" w:author="juku" w:date="2019-03-19T11:24:00Z">
        <w:r>
          <w:rPr>
            <w:rFonts w:ascii="Times New Roman" w:hAnsi="Times New Roman" w:cs="Times New Roman"/>
          </w:rPr>
          <w:t>M2</w:t>
        </w:r>
      </w:ins>
    </w:p>
    <w:p>
      <w:pPr>
        <w:jc w:val="center"/>
        <w:rPr>
          <w:ins w:id="2546" w:author="juku" w:date="2019-03-19T11:23:00Z"/>
          <w:rFonts w:ascii="Times New Roman" w:hAnsi="Times New Roman" w:cs="Times New Roman"/>
        </w:rPr>
      </w:pPr>
      <w:del w:id="2547" w:author="juku" w:date="2019-03-18T19:33:00Z">
        <w:r>
          <w:rPr>
            <w:rFonts w:ascii="Times New Roman" w:hAnsi="Times New Roman" w:cs="Times New Roman"/>
          </w:rPr>
          <w:drawing>
            <wp:inline distT="0" distB="0" distL="114300" distR="114300">
              <wp:extent cx="4933950" cy="1714500"/>
              <wp:effectExtent l="0" t="0" r="0" b="0"/>
              <wp:docPr id="6" name="图片 6" descr="Screenshot from 2019-01-03 09_09_0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图片 6" descr="Screenshot from 2019-01-03 09_09_08"/>
                      <pic:cNvPicPr>
                        <a:picLocks noChangeAspect="1"/>
                      </pic:cNvPicPr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33950" cy="17145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2549" w:author="juku" w:date="2019-03-19T11:23:00Z">
        <w:r>
          <w:rPr/>
          <w:drawing>
            <wp:inline distT="0" distB="0" distL="0" distR="0">
              <wp:extent cx="4069080" cy="3201670"/>
              <wp:effectExtent l="0" t="0" r="0" b="13970"/>
              <wp:docPr id="23" name="图片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3" name="图片 23"/>
                      <pic:cNvPicPr>
                        <a:picLocks noChangeAspect="1" noChangeArrowheads="1"/>
                      </pic:cNvPicPr>
                    </pic:nvPicPr>
                    <pic:blipFill>
                      <a:blip r:embed="rId3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69080" cy="3201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jc w:val="center"/>
        <w:rPr>
          <w:rFonts w:ascii="Times New Roman" w:hAnsi="Times New Roman" w:cs="Times New Roman"/>
        </w:rPr>
        <w:pPrChange w:id="2551" w:author="juku" w:date="2019-03-18T19:33:00Z">
          <w:pPr/>
        </w:pPrChange>
      </w:pPr>
      <w:ins w:id="2552" w:author="juku" w:date="2019-03-19T11:23:00Z">
        <w:r>
          <w:rPr/>
          <w:drawing>
            <wp:inline distT="0" distB="0" distL="0" distR="0">
              <wp:extent cx="5274310" cy="3316605"/>
              <wp:effectExtent l="0" t="0" r="2540" b="0"/>
              <wp:docPr id="24" name="图片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4" name="图片 24"/>
                      <pic:cNvPicPr>
                        <a:picLocks noChangeAspect="1" noChangeArrowheads="1"/>
                      </pic:cNvPicPr>
                    </pic:nvPicPr>
                    <pic:blipFill>
                      <a:blip r:embed="rId3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33166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其余客户机正常运行</w:t>
      </w:r>
    </w:p>
    <w:p>
      <w:pPr>
        <w:jc w:val="center"/>
        <w:rPr>
          <w:rFonts w:ascii="Times New Roman" w:hAnsi="Times New Roman" w:cs="Times New Roman"/>
        </w:rPr>
        <w:pPrChange w:id="2554" w:author="juku" w:date="2019-03-18T19:30:00Z">
          <w:pPr/>
        </w:pPrChange>
      </w:pPr>
      <w:del w:id="2555" w:author="juku" w:date="2019-03-18T19:30:00Z">
        <w:r>
          <w:rPr>
            <w:rFonts w:ascii="Times New Roman" w:hAnsi="Times New Roman" w:cs="Times New Roman"/>
          </w:rPr>
          <w:drawing>
            <wp:inline distT="0" distB="0" distL="114300" distR="114300">
              <wp:extent cx="5238750" cy="2114550"/>
              <wp:effectExtent l="0" t="0" r="0" b="0"/>
              <wp:docPr id="9" name="图片 9" descr="Screenshot from 2019-01-03 09_09_5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图片 9" descr="Screenshot from 2019-01-03 09_09_53"/>
                      <pic:cNvPicPr>
                        <a:picLocks noChangeAspect="1"/>
                      </pic:cNvPicPr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38750" cy="21145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2557" w:author="juku" w:date="2019-03-19T11:24:00Z">
        <w:r>
          <w:rPr/>
          <w:drawing>
            <wp:inline distT="0" distB="0" distL="0" distR="0">
              <wp:extent cx="4107180" cy="2407920"/>
              <wp:effectExtent l="0" t="0" r="7620" b="0"/>
              <wp:docPr id="25" name="图片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5" name="图片 25"/>
                      <pic:cNvPicPr>
                        <a:picLocks noChangeAspect="1" noChangeArrowheads="1"/>
                      </pic:cNvPicPr>
                    </pic:nvPicPr>
                    <pic:blipFill>
                      <a:blip r:embed="rId3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07180" cy="24079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宿主机正常运行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当客户机运行时，宿主机正常运行，通过打印当前运行虚拟机信息来显示宿主机正常运行，如图。</w:t>
      </w:r>
    </w:p>
    <w:p>
      <w:pPr>
        <w:jc w:val="center"/>
        <w:rPr>
          <w:rFonts w:ascii="Times New Roman" w:hAnsi="Times New Roman" w:cs="Times New Roman"/>
        </w:rPr>
      </w:pPr>
      <w:del w:id="2559" w:author="juku" w:date="2019-03-19T11:24:00Z">
        <w:r>
          <w:rPr>
            <w:rFonts w:ascii="Times New Roman" w:hAnsi="Times New Roman" w:cs="Times New Roman"/>
          </w:rPr>
          <w:drawing>
            <wp:inline distT="0" distB="0" distL="114300" distR="114300">
              <wp:extent cx="4657725" cy="1114425"/>
              <wp:effectExtent l="0" t="0" r="9525" b="9525"/>
              <wp:docPr id="11" name="图片 11" descr="Screenshot from 2019-01-03 09_01_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图片 11" descr="Screenshot from 2019-01-03 09_01_24"/>
                      <pic:cNvPicPr>
                        <a:picLocks noChangeAspect="1"/>
                      </pic:cNvPicPr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57725" cy="11144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2561" w:author="juku" w:date="2019-03-19T11:24:00Z">
        <w:r>
          <w:rPr/>
          <w:drawing>
            <wp:inline distT="0" distB="0" distL="0" distR="0">
              <wp:extent cx="4038600" cy="1280160"/>
              <wp:effectExtent l="0" t="0" r="0" b="0"/>
              <wp:docPr id="26" name="图片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6" name="图片 26"/>
                      <pic:cNvPicPr>
                        <a:picLocks noChangeAspect="1" noChangeArrowheads="1"/>
                      </pic:cNvPicPr>
                    </pic:nvPicPr>
                    <pic:blipFill>
                      <a:blip r:embed="rId3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-1" t="58770" r="749" b="1085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38600" cy="1280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pStyle w:val="3"/>
        <w:numPr>
          <w:ilvl w:val="0"/>
          <w:numId w:val="2"/>
        </w:numPr>
        <w:rPr>
          <w:rFonts w:ascii="Times New Roman" w:hAnsi="Times New Roman" w:cs="Times New Roman"/>
        </w:rPr>
      </w:pPr>
      <w:bookmarkStart w:id="10" w:name="_Toc2757554"/>
      <w:r>
        <w:rPr>
          <w:rFonts w:hint="eastAsia" w:ascii="Times New Roman" w:hAnsi="Times New Roman" w:cs="Times New Roman"/>
        </w:rPr>
        <w:t>评价</w:t>
      </w:r>
      <w:bookmarkEnd w:id="10"/>
    </w:p>
    <w:p>
      <w:pPr>
        <w:pStyle w:val="4"/>
        <w:numPr>
          <w:ilvl w:val="1"/>
          <w:numId w:val="2"/>
        </w:numPr>
        <w:ind w:left="567" w:hanging="425"/>
        <w:rPr>
          <w:rFonts w:ascii="Times New Roman" w:hAnsi="Times New Roman" w:cs="Times New Roman"/>
        </w:rPr>
      </w:pPr>
      <w:bookmarkStart w:id="11" w:name="_Toc2757555"/>
      <w:r>
        <w:rPr>
          <w:rFonts w:hint="eastAsia" w:ascii="Times New Roman" w:hAnsi="Times New Roman" w:cs="Times New Roman"/>
        </w:rPr>
        <w:t>软件能力</w:t>
      </w:r>
      <w:bookmarkEnd w:id="11"/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经过项目测试，该虚拟机安全套件系统已达到交付标准，该系统能够实现用户需求说明书上的功能，能够满足用户的需求。</w:t>
      </w:r>
    </w:p>
    <w:p>
      <w:pPr>
        <w:pStyle w:val="4"/>
        <w:numPr>
          <w:ilvl w:val="1"/>
          <w:numId w:val="2"/>
        </w:numPr>
        <w:ind w:left="567" w:hanging="425"/>
        <w:rPr>
          <w:rFonts w:ascii="Times New Roman" w:hAnsi="Times New Roman" w:cs="Times New Roman"/>
        </w:rPr>
      </w:pPr>
      <w:bookmarkStart w:id="12" w:name="_Toc2757556"/>
      <w:r>
        <w:rPr>
          <w:rFonts w:hint="eastAsia" w:ascii="Times New Roman" w:hAnsi="Times New Roman" w:cs="Times New Roman"/>
        </w:rPr>
        <w:t>缺陷与限制</w:t>
      </w:r>
      <w:bookmarkEnd w:id="12"/>
    </w:p>
    <w:p>
      <w:pPr>
        <w:ind w:left="420"/>
        <w:rPr>
          <w:rFonts w:ascii="Times New Roman" w:hAnsi="Times New Roman" w:cs="Times New Roman"/>
          <w:color w:val="C00000"/>
        </w:rPr>
      </w:pPr>
      <w:r>
        <w:rPr>
          <w:rFonts w:hint="eastAsia" w:ascii="Times New Roman" w:hAnsi="Times New Roman" w:cs="Times New Roman"/>
          <w:color w:val="C00000"/>
        </w:rPr>
        <w:t>【说明测试所揭露的软件缺陷和不足，以及可能给软件运行带来的影响。】</w:t>
      </w:r>
    </w:p>
    <w:p>
      <w:pPr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）当虚拟机安全套件系统被关闭后，客户机就不再受到安全保护。</w:t>
      </w:r>
    </w:p>
    <w:p>
      <w:pPr>
        <w:ind w:left="420"/>
        <w:rPr>
          <w:del w:id="2563" w:author="juku" w:date="2019-04-24T22:15:40Z"/>
          <w:rFonts w:ascii="Times New Roman" w:hAnsi="Times New Roman" w:cs="Times New Roman"/>
        </w:rPr>
      </w:pPr>
      <w:del w:id="2564" w:author="juku" w:date="2019-04-24T22:15:40Z">
        <w:r>
          <w:rPr>
            <w:rFonts w:ascii="Times New Roman" w:hAnsi="Times New Roman" w:cs="Times New Roman"/>
          </w:rPr>
          <w:delText>2</w:delText>
        </w:r>
      </w:del>
      <w:del w:id="2565" w:author="juku" w:date="2019-04-24T22:15:40Z">
        <w:r>
          <w:rPr>
            <w:rFonts w:hint="eastAsia" w:ascii="Times New Roman" w:hAnsi="Times New Roman" w:cs="Times New Roman"/>
          </w:rPr>
          <w:delText>）安全功能还可以进一步健全：虚拟机安全套件系统提供了一个框架，即地址空间隔离、虚拟机和宿主机交互监控。这个框架就可以保护虚拟机的运行时状态，虚拟机地址映射监控在这个框架中提供了内存保护。除了应对内存方面的多重映射攻击外，还可以实现其余内存攻击防护。除了内存保护之外，还可以在这个框架中添加其余功能。当前这些安全功能还未添加。</w:delText>
        </w:r>
      </w:del>
    </w:p>
    <w:p>
      <w:pPr>
        <w:pStyle w:val="4"/>
        <w:numPr>
          <w:ilvl w:val="1"/>
          <w:numId w:val="2"/>
        </w:numPr>
        <w:ind w:left="567" w:hanging="425"/>
        <w:rPr>
          <w:rFonts w:ascii="Times New Roman" w:hAnsi="Times New Roman" w:cs="Times New Roman"/>
        </w:rPr>
      </w:pPr>
      <w:bookmarkStart w:id="13" w:name="_Toc2757557"/>
      <w:r>
        <w:rPr>
          <w:rFonts w:hint="eastAsia" w:ascii="Times New Roman" w:hAnsi="Times New Roman" w:cs="Times New Roman"/>
        </w:rPr>
        <w:t>建议</w:t>
      </w:r>
      <w:bookmarkEnd w:id="13"/>
    </w:p>
    <w:p>
      <w:pPr>
        <w:ind w:left="420"/>
        <w:rPr>
          <w:rFonts w:ascii="Times New Roman" w:hAnsi="Times New Roman" w:cs="Times New Roman"/>
          <w:color w:val="C00000"/>
        </w:rPr>
      </w:pPr>
      <w:r>
        <w:rPr>
          <w:rFonts w:hint="eastAsia" w:ascii="Times New Roman" w:hAnsi="Times New Roman" w:cs="Times New Roman"/>
          <w:color w:val="C00000"/>
        </w:rPr>
        <w:t>【提出弥补上述缺陷的建议。】</w:t>
      </w:r>
    </w:p>
    <w:p>
      <w:pPr>
        <w:ind w:left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功能健全方面：在虚拟机退出的时候监控</w:t>
      </w:r>
      <w:r>
        <w:rPr>
          <w:rFonts w:ascii="Times New Roman" w:hAnsi="Times New Roman" w:cs="Times New Roman"/>
        </w:rPr>
        <w:t>IO</w:t>
      </w:r>
      <w:r>
        <w:rPr>
          <w:rFonts w:hint="eastAsia" w:ascii="Times New Roman" w:hAnsi="Times New Roman" w:cs="Times New Roman"/>
        </w:rPr>
        <w:t>操作，可以对虚拟机的</w:t>
      </w:r>
      <w:r>
        <w:rPr>
          <w:rFonts w:ascii="Times New Roman" w:hAnsi="Times New Roman" w:cs="Times New Roman"/>
        </w:rPr>
        <w:t>IO</w:t>
      </w:r>
      <w:r>
        <w:rPr>
          <w:rFonts w:hint="eastAsia" w:ascii="Times New Roman" w:hAnsi="Times New Roman" w:cs="Times New Roman"/>
        </w:rPr>
        <w:t>操作进行监控，随后对</w:t>
      </w:r>
      <w:r>
        <w:rPr>
          <w:rFonts w:ascii="Times New Roman" w:hAnsi="Times New Roman" w:cs="Times New Roman"/>
        </w:rPr>
        <w:t>IO</w:t>
      </w:r>
      <w:r>
        <w:rPr>
          <w:rFonts w:hint="eastAsia" w:ascii="Times New Roman" w:hAnsi="Times New Roman" w:cs="Times New Roman"/>
        </w:rPr>
        <w:t>操作数据传输过程进行监控，保护传输中的</w:t>
      </w:r>
      <w:r>
        <w:rPr>
          <w:rFonts w:ascii="Times New Roman" w:hAnsi="Times New Roman" w:cs="Times New Roman"/>
        </w:rPr>
        <w:t>IO</w:t>
      </w:r>
      <w:r>
        <w:rPr>
          <w:rFonts w:hint="eastAsia" w:ascii="Times New Roman" w:hAnsi="Times New Roman" w:cs="Times New Roman"/>
        </w:rPr>
        <w:t>数据。</w:t>
      </w:r>
    </w:p>
    <w:p>
      <w:pPr>
        <w:pStyle w:val="4"/>
        <w:numPr>
          <w:ilvl w:val="1"/>
          <w:numId w:val="2"/>
        </w:numPr>
        <w:ind w:left="567" w:hanging="425"/>
        <w:rPr>
          <w:rFonts w:ascii="Times New Roman" w:hAnsi="Times New Roman" w:cs="Times New Roman"/>
        </w:rPr>
      </w:pPr>
      <w:bookmarkStart w:id="14" w:name="_Toc2757558"/>
      <w:r>
        <w:rPr>
          <w:rFonts w:hint="eastAsia" w:ascii="Times New Roman" w:hAnsi="Times New Roman" w:cs="Times New Roman"/>
        </w:rPr>
        <w:t>测试结论</w:t>
      </w:r>
      <w:bookmarkEnd w:id="14"/>
    </w:p>
    <w:p>
      <w:pPr>
        <w:rPr>
          <w:rFonts w:ascii="Times New Roman" w:hAnsi="Times New Roman" w:cs="Times New Roman"/>
          <w:color w:val="C00000"/>
        </w:rPr>
      </w:pPr>
      <w:r>
        <w:rPr>
          <w:rFonts w:hint="eastAsia" w:ascii="Times New Roman" w:hAnsi="Times New Roman" w:cs="Times New Roman"/>
          <w:color w:val="C00000"/>
        </w:rPr>
        <w:t>【说明能否通过】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通过功能、性能、异常、稳定性测试等，该系统能够实现用户需求说明书上的功能，测试通过。</w:t>
      </w:r>
    </w:p>
    <w:sectPr>
      <w:headerReference r:id="rId5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unknown" w:date="2019-03-06T09:59:00Z" w:initials="z">
    <w:p w14:paraId="10E23841">
      <w:pPr>
        <w:pStyle w:val="6"/>
      </w:pPr>
      <w:r>
        <w:rPr>
          <w:rFonts w:hint="eastAsia"/>
        </w:rPr>
        <w:t>安全区域的地址空间？</w:t>
      </w:r>
    </w:p>
  </w:comment>
  <w:comment w:id="1" w:author="unknown" w:date="2019-03-06T10:30:00Z" w:initials="z">
    <w:p w14:paraId="7E804C91">
      <w:pPr>
        <w:pStyle w:val="6"/>
        <w:numPr>
          <w:ilvl w:val="0"/>
          <w:numId w:val="1"/>
        </w:numPr>
      </w:pPr>
      <w:r>
        <w:rPr>
          <w:rFonts w:hint="eastAsia"/>
        </w:rPr>
        <w:t>其余地址空间太白话，和前面一样修改下</w:t>
      </w:r>
    </w:p>
  </w:comment>
  <w:comment w:id="2" w:author="unknown" w:date="2019-03-06T10:33:00Z" w:initials="z">
    <w:p w14:paraId="5D4E58B2">
      <w:pPr>
        <w:pStyle w:val="6"/>
      </w:pPr>
      <w:r>
        <w:rPr>
          <w:rFonts w:hint="eastAsia"/>
        </w:rPr>
        <w:t>为什么无法再次实施</w:t>
      </w:r>
    </w:p>
  </w:comment>
  <w:comment w:id="3" w:author="unknown" w:date="2019-03-06T10:35:00Z" w:initials="z">
    <w:p w14:paraId="25752C50">
      <w:pPr>
        <w:pStyle w:val="6"/>
      </w:pPr>
      <w:r>
        <w:rPr>
          <w:rFonts w:hint="eastAsia"/>
        </w:rPr>
        <w:t>顺这句好，不通顺。</w:t>
      </w:r>
    </w:p>
  </w:comment>
  <w:comment w:id="4" w:author="unknown" w:date="2019-03-06T10:35:00Z" w:initials="z">
    <w:p w14:paraId="69445179">
      <w:pPr>
        <w:pStyle w:val="6"/>
      </w:pPr>
      <w:r>
        <w:rPr>
          <w:rFonts w:hint="eastAsia"/>
        </w:rPr>
        <w:t>成功失败，感觉不搭。</w:t>
      </w:r>
    </w:p>
  </w:comment>
  <w:comment w:id="5" w:author="unknown" w:date="2019-03-06T10:35:00Z" w:initials="z">
    <w:p w14:paraId="0E2367CE">
      <w:pPr>
        <w:pStyle w:val="6"/>
      </w:pPr>
      <w:r>
        <w:rPr>
          <w:rFonts w:hint="eastAsia"/>
        </w:rPr>
        <w:t>顺这句好，不通顺。</w:t>
      </w:r>
    </w:p>
  </w:comment>
  <w:comment w:id="6" w:author="unknown" w:date="2019-03-06T10:42:00Z" w:initials="z">
    <w:p w14:paraId="09F21A37">
      <w:pPr>
        <w:pStyle w:val="6"/>
      </w:pPr>
      <w:r>
        <w:rPr>
          <w:rFonts w:hint="eastAsia"/>
        </w:rPr>
        <w:t>下面的图很不清晰。</w:t>
      </w:r>
    </w:p>
  </w:comment>
  <w:comment w:id="7" w:author="unknown" w:date="2019-03-06T10:50:00Z" w:initials="z">
    <w:p w14:paraId="30600B49">
      <w:pPr>
        <w:pStyle w:val="6"/>
      </w:pPr>
      <w:r>
        <w:rPr>
          <w:rFonts w:hint="eastAsia"/>
        </w:rPr>
        <w:t>这个只是在你的台式机做的测试？稳定性测试应该和李青师姐那边还有谭曦那边结合起来做。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10E23841" w15:done="0"/>
  <w15:commentEx w15:paraId="7E804C91" w15:done="0"/>
  <w15:commentEx w15:paraId="5D4E58B2" w15:done="0"/>
  <w15:commentEx w15:paraId="25752C50" w15:done="0"/>
  <w15:commentEx w15:paraId="69445179" w15:done="0"/>
  <w15:commentEx w15:paraId="0E2367CE" w15:done="0"/>
  <w15:commentEx w15:paraId="09F21A37" w15:done="0"/>
  <w15:commentEx w15:paraId="30600B49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rPr>
        <w:rFonts w:hint="eastAsia"/>
      </w:rPr>
      <w:t>数据中心安全组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5B1822C"/>
    <w:multiLevelType w:val="singleLevel"/>
    <w:tmpl w:val="85B1822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AA21A7D7"/>
    <w:multiLevelType w:val="singleLevel"/>
    <w:tmpl w:val="AA21A7D7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BBBE70CB"/>
    <w:multiLevelType w:val="singleLevel"/>
    <w:tmpl w:val="BBBE70CB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C2C0A8AE"/>
    <w:multiLevelType w:val="singleLevel"/>
    <w:tmpl w:val="C2C0A8A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CC538A5C"/>
    <w:multiLevelType w:val="singleLevel"/>
    <w:tmpl w:val="CC538A5C"/>
    <w:lvl w:ilvl="0" w:tentative="0">
      <w:start w:val="1"/>
      <w:numFmt w:val="bullet"/>
      <w:lvlText w:val="●"/>
      <w:lvlJc w:val="left"/>
      <w:pPr>
        <w:ind w:left="420" w:leftChars="0" w:hanging="420" w:firstLineChars="0"/>
      </w:pPr>
      <w:rPr>
        <w:rFonts w:hint="default" w:ascii="Arial" w:hAnsi="Arial" w:cs="Arial"/>
      </w:rPr>
    </w:lvl>
  </w:abstractNum>
  <w:abstractNum w:abstractNumId="5">
    <w:nsid w:val="01A550D1"/>
    <w:multiLevelType w:val="multilevel"/>
    <w:tmpl w:val="01A550D1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8BF2807"/>
    <w:multiLevelType w:val="multilevel"/>
    <w:tmpl w:val="08BF280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2C53222"/>
    <w:multiLevelType w:val="multilevel"/>
    <w:tmpl w:val="12C5322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B8448EA"/>
    <w:multiLevelType w:val="multilevel"/>
    <w:tmpl w:val="1B8448EA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78A085E"/>
    <w:multiLevelType w:val="multilevel"/>
    <w:tmpl w:val="278A085E"/>
    <w:lvl w:ilvl="0" w:tentative="0">
      <w:start w:val="4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D7EA1FF"/>
    <w:multiLevelType w:val="singleLevel"/>
    <w:tmpl w:val="2D7EA1FF"/>
    <w:lvl w:ilvl="0" w:tentative="0">
      <w:start w:val="1"/>
      <w:numFmt w:val="decimal"/>
      <w:suff w:val="nothing"/>
      <w:lvlText w:val="%1）"/>
      <w:lvlJc w:val="left"/>
    </w:lvl>
  </w:abstractNum>
  <w:abstractNum w:abstractNumId="11">
    <w:nsid w:val="3E8C6DF0"/>
    <w:multiLevelType w:val="singleLevel"/>
    <w:tmpl w:val="3E8C6DF0"/>
    <w:lvl w:ilvl="0" w:tentative="0">
      <w:start w:val="1"/>
      <w:numFmt w:val="decimal"/>
      <w:suff w:val="nothing"/>
      <w:lvlText w:val="%1）"/>
      <w:lvlJc w:val="left"/>
    </w:lvl>
  </w:abstractNum>
  <w:abstractNum w:abstractNumId="12">
    <w:nsid w:val="496AD77D"/>
    <w:multiLevelType w:val="singleLevel"/>
    <w:tmpl w:val="496AD77D"/>
    <w:lvl w:ilvl="0" w:tentative="0">
      <w:start w:val="3"/>
      <w:numFmt w:val="upperLetter"/>
      <w:suff w:val="space"/>
      <w:lvlText w:val="%1."/>
      <w:lvlJc w:val="left"/>
    </w:lvl>
  </w:abstractNum>
  <w:abstractNum w:abstractNumId="13">
    <w:nsid w:val="4EC51BB4"/>
    <w:multiLevelType w:val="multilevel"/>
    <w:tmpl w:val="4EC51BB4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536A4E01"/>
    <w:multiLevelType w:val="multilevel"/>
    <w:tmpl w:val="536A4E01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E716017"/>
    <w:multiLevelType w:val="multilevel"/>
    <w:tmpl w:val="5E71601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6">
    <w:nsid w:val="6294261C"/>
    <w:multiLevelType w:val="multilevel"/>
    <w:tmpl w:val="6294261C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B0568CE"/>
    <w:multiLevelType w:val="multilevel"/>
    <w:tmpl w:val="6B0568CE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3"/>
  </w:num>
  <w:num w:numId="3">
    <w:abstractNumId w:val="15"/>
  </w:num>
  <w:num w:numId="4">
    <w:abstractNumId w:val="5"/>
  </w:num>
  <w:num w:numId="5">
    <w:abstractNumId w:val="8"/>
  </w:num>
  <w:num w:numId="6">
    <w:abstractNumId w:val="0"/>
  </w:num>
  <w:num w:numId="7">
    <w:abstractNumId w:val="3"/>
  </w:num>
  <w:num w:numId="8">
    <w:abstractNumId w:val="7"/>
  </w:num>
  <w:num w:numId="9">
    <w:abstractNumId w:val="16"/>
  </w:num>
  <w:num w:numId="10">
    <w:abstractNumId w:val="14"/>
  </w:num>
  <w:num w:numId="11">
    <w:abstractNumId w:val="17"/>
  </w:num>
  <w:num w:numId="12">
    <w:abstractNumId w:val="1"/>
  </w:num>
  <w:num w:numId="13">
    <w:abstractNumId w:val="9"/>
  </w:num>
  <w:num w:numId="14">
    <w:abstractNumId w:val="12"/>
  </w:num>
  <w:num w:numId="15">
    <w:abstractNumId w:val="4"/>
  </w:num>
  <w:num w:numId="16">
    <w:abstractNumId w:val="11"/>
  </w:num>
  <w:num w:numId="17">
    <w:abstractNumId w:val="2"/>
  </w:num>
  <w:num w:numId="18">
    <w:abstractNumId w:val="1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juku">
    <w15:presenceInfo w15:providerId="None" w15:userId="juku"/>
  </w15:person>
  <w15:person w15:author="1">
    <w15:presenceInfo w15:providerId="None" w15:userId="1"/>
  </w15:person>
  <w15:person w15:author="unknown">
    <w15:presenceInfo w15:providerId="None" w15:userId="unknow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revisionView w:markup="0"/>
  <w:trackRevisions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096D"/>
    <w:rsid w:val="00030D61"/>
    <w:rsid w:val="00091CEB"/>
    <w:rsid w:val="000B5C91"/>
    <w:rsid w:val="000F75D0"/>
    <w:rsid w:val="0010209E"/>
    <w:rsid w:val="00113A69"/>
    <w:rsid w:val="001A0C5A"/>
    <w:rsid w:val="001B40B5"/>
    <w:rsid w:val="0020705F"/>
    <w:rsid w:val="00207940"/>
    <w:rsid w:val="00223AC2"/>
    <w:rsid w:val="002457B6"/>
    <w:rsid w:val="00260F40"/>
    <w:rsid w:val="002C3B49"/>
    <w:rsid w:val="002C5C84"/>
    <w:rsid w:val="002F1352"/>
    <w:rsid w:val="00311FA4"/>
    <w:rsid w:val="00333E17"/>
    <w:rsid w:val="0035146C"/>
    <w:rsid w:val="00352C23"/>
    <w:rsid w:val="00371547"/>
    <w:rsid w:val="003A6F74"/>
    <w:rsid w:val="003B6DCD"/>
    <w:rsid w:val="003D526D"/>
    <w:rsid w:val="003E145F"/>
    <w:rsid w:val="003F3F09"/>
    <w:rsid w:val="00415670"/>
    <w:rsid w:val="00427098"/>
    <w:rsid w:val="00432E17"/>
    <w:rsid w:val="00441719"/>
    <w:rsid w:val="00475752"/>
    <w:rsid w:val="004D1D31"/>
    <w:rsid w:val="00541F34"/>
    <w:rsid w:val="00560925"/>
    <w:rsid w:val="005804AB"/>
    <w:rsid w:val="005873AD"/>
    <w:rsid w:val="005D6C58"/>
    <w:rsid w:val="005E69F7"/>
    <w:rsid w:val="005F3C6C"/>
    <w:rsid w:val="0060678C"/>
    <w:rsid w:val="00612BF4"/>
    <w:rsid w:val="00627E3D"/>
    <w:rsid w:val="00632DE5"/>
    <w:rsid w:val="006676C4"/>
    <w:rsid w:val="00675AE5"/>
    <w:rsid w:val="00696083"/>
    <w:rsid w:val="006B53BE"/>
    <w:rsid w:val="006F4031"/>
    <w:rsid w:val="00736A29"/>
    <w:rsid w:val="0075572D"/>
    <w:rsid w:val="00783949"/>
    <w:rsid w:val="00784602"/>
    <w:rsid w:val="00785D16"/>
    <w:rsid w:val="0078684C"/>
    <w:rsid w:val="007F0674"/>
    <w:rsid w:val="007F3D25"/>
    <w:rsid w:val="0083298B"/>
    <w:rsid w:val="008A41E5"/>
    <w:rsid w:val="008A51D2"/>
    <w:rsid w:val="008B6379"/>
    <w:rsid w:val="008F4C0E"/>
    <w:rsid w:val="00904F84"/>
    <w:rsid w:val="0091714D"/>
    <w:rsid w:val="0095225E"/>
    <w:rsid w:val="009527A5"/>
    <w:rsid w:val="00957999"/>
    <w:rsid w:val="00971C6D"/>
    <w:rsid w:val="00980F71"/>
    <w:rsid w:val="009A4FCA"/>
    <w:rsid w:val="009E59BB"/>
    <w:rsid w:val="00A11120"/>
    <w:rsid w:val="00A161DB"/>
    <w:rsid w:val="00A2096D"/>
    <w:rsid w:val="00A45689"/>
    <w:rsid w:val="00A61555"/>
    <w:rsid w:val="00A646A4"/>
    <w:rsid w:val="00A902B7"/>
    <w:rsid w:val="00A97802"/>
    <w:rsid w:val="00AB5EE5"/>
    <w:rsid w:val="00AE4999"/>
    <w:rsid w:val="00B74B14"/>
    <w:rsid w:val="00B74DD0"/>
    <w:rsid w:val="00BD31FA"/>
    <w:rsid w:val="00C621AB"/>
    <w:rsid w:val="00C644C7"/>
    <w:rsid w:val="00C76F91"/>
    <w:rsid w:val="00CE6FA3"/>
    <w:rsid w:val="00D2063A"/>
    <w:rsid w:val="00D24B0E"/>
    <w:rsid w:val="00D409E0"/>
    <w:rsid w:val="00D43F5C"/>
    <w:rsid w:val="00D6603F"/>
    <w:rsid w:val="00D75C51"/>
    <w:rsid w:val="00DD3012"/>
    <w:rsid w:val="00DD3085"/>
    <w:rsid w:val="00DD534E"/>
    <w:rsid w:val="00E4436B"/>
    <w:rsid w:val="00E77C88"/>
    <w:rsid w:val="00EB5947"/>
    <w:rsid w:val="00EC6A77"/>
    <w:rsid w:val="00ED319F"/>
    <w:rsid w:val="00F17181"/>
    <w:rsid w:val="00F2383D"/>
    <w:rsid w:val="00F80CDB"/>
    <w:rsid w:val="00FF6437"/>
    <w:rsid w:val="028A39E8"/>
    <w:rsid w:val="0AA031B6"/>
    <w:rsid w:val="0B67495A"/>
    <w:rsid w:val="13A65A6A"/>
    <w:rsid w:val="15C47F1B"/>
    <w:rsid w:val="1C6A665E"/>
    <w:rsid w:val="1E8C30DB"/>
    <w:rsid w:val="1FC96611"/>
    <w:rsid w:val="201E0E25"/>
    <w:rsid w:val="241C7B5C"/>
    <w:rsid w:val="246013B8"/>
    <w:rsid w:val="25DB6A74"/>
    <w:rsid w:val="262C2231"/>
    <w:rsid w:val="2A934BB1"/>
    <w:rsid w:val="2BC27421"/>
    <w:rsid w:val="2CC101A8"/>
    <w:rsid w:val="2D321DCF"/>
    <w:rsid w:val="2D666D47"/>
    <w:rsid w:val="3A8E562C"/>
    <w:rsid w:val="435006AF"/>
    <w:rsid w:val="46072B9A"/>
    <w:rsid w:val="47C17E19"/>
    <w:rsid w:val="49FB225B"/>
    <w:rsid w:val="4D843DD8"/>
    <w:rsid w:val="544E2714"/>
    <w:rsid w:val="5DDA0AAB"/>
    <w:rsid w:val="67A82C1B"/>
    <w:rsid w:val="6C7D5CE4"/>
    <w:rsid w:val="6F404365"/>
    <w:rsid w:val="71C74A1A"/>
    <w:rsid w:val="7345036A"/>
    <w:rsid w:val="758E11A6"/>
    <w:rsid w:val="79965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0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link w:val="26"/>
    <w:semiHidden/>
    <w:unhideWhenUsed/>
    <w:qFormat/>
    <w:uiPriority w:val="99"/>
  </w:style>
  <w:style w:type="paragraph" w:styleId="7">
    <w:name w:val="toc 3"/>
    <w:basedOn w:val="1"/>
    <w:next w:val="1"/>
    <w:unhideWhenUsed/>
    <w:qFormat/>
    <w:uiPriority w:val="39"/>
    <w:pPr>
      <w:ind w:left="840" w:leftChars="400"/>
    </w:pPr>
  </w:style>
  <w:style w:type="paragraph" w:styleId="8">
    <w:name w:val="Balloon Text"/>
    <w:basedOn w:val="1"/>
    <w:link w:val="28"/>
    <w:semiHidden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9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0">
    <w:name w:val="header"/>
    <w:basedOn w:val="1"/>
    <w:link w:val="2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3">
    <w:name w:val="Normal (Web)"/>
    <w:basedOn w:val="1"/>
    <w:semiHidden/>
    <w:unhideWhenUsed/>
    <w:qFormat/>
    <w:uiPriority w:val="99"/>
    <w:pPr>
      <w:spacing w:beforeAutospacing="1" w:afterAutospacing="1"/>
    </w:pPr>
    <w:rPr>
      <w:rFonts w:cs="Times New Roman"/>
      <w:kern w:val="0"/>
    </w:rPr>
  </w:style>
  <w:style w:type="paragraph" w:styleId="14">
    <w:name w:val="annotation subject"/>
    <w:basedOn w:val="6"/>
    <w:next w:val="6"/>
    <w:link w:val="27"/>
    <w:semiHidden/>
    <w:unhideWhenUsed/>
    <w:qFormat/>
    <w:uiPriority w:val="99"/>
    <w:rPr>
      <w:b/>
      <w:bCs/>
    </w:rPr>
  </w:style>
  <w:style w:type="table" w:styleId="16">
    <w:name w:val="Table Grid"/>
    <w:basedOn w:val="15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8">
    <w:name w:val="Hyperlink"/>
    <w:basedOn w:val="17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9">
    <w:name w:val="annotation reference"/>
    <w:basedOn w:val="17"/>
    <w:semiHidden/>
    <w:unhideWhenUsed/>
    <w:qFormat/>
    <w:uiPriority w:val="99"/>
    <w:rPr>
      <w:sz w:val="21"/>
      <w:szCs w:val="21"/>
    </w:rPr>
  </w:style>
  <w:style w:type="character" w:customStyle="1" w:styleId="20">
    <w:name w:val="页眉 字符"/>
    <w:basedOn w:val="17"/>
    <w:link w:val="10"/>
    <w:qFormat/>
    <w:uiPriority w:val="99"/>
    <w:rPr>
      <w:sz w:val="18"/>
      <w:szCs w:val="18"/>
    </w:rPr>
  </w:style>
  <w:style w:type="character" w:customStyle="1" w:styleId="21">
    <w:name w:val="页脚 字符"/>
    <w:basedOn w:val="17"/>
    <w:link w:val="9"/>
    <w:qFormat/>
    <w:uiPriority w:val="99"/>
    <w:rPr>
      <w:sz w:val="18"/>
      <w:szCs w:val="18"/>
    </w:rPr>
  </w:style>
  <w:style w:type="character" w:customStyle="1" w:styleId="22">
    <w:name w:val="标题 1 字符"/>
    <w:basedOn w:val="17"/>
    <w:link w:val="2"/>
    <w:qFormat/>
    <w:uiPriority w:val="9"/>
    <w:rPr>
      <w:b/>
      <w:bCs/>
      <w:kern w:val="44"/>
      <w:sz w:val="44"/>
      <w:szCs w:val="44"/>
    </w:rPr>
  </w:style>
  <w:style w:type="paragraph" w:styleId="23">
    <w:name w:val="List Paragraph"/>
    <w:basedOn w:val="1"/>
    <w:qFormat/>
    <w:uiPriority w:val="34"/>
    <w:pPr>
      <w:ind w:firstLine="420" w:firstLineChars="200"/>
    </w:pPr>
  </w:style>
  <w:style w:type="character" w:customStyle="1" w:styleId="24">
    <w:name w:val="标题 2 字符"/>
    <w:basedOn w:val="17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5">
    <w:name w:val="标题 3 字符"/>
    <w:basedOn w:val="17"/>
    <w:link w:val="4"/>
    <w:qFormat/>
    <w:uiPriority w:val="9"/>
    <w:rPr>
      <w:b/>
      <w:bCs/>
      <w:sz w:val="32"/>
      <w:szCs w:val="32"/>
    </w:rPr>
  </w:style>
  <w:style w:type="character" w:customStyle="1" w:styleId="26">
    <w:name w:val="批注文字 字符"/>
    <w:basedOn w:val="17"/>
    <w:link w:val="6"/>
    <w:semiHidden/>
    <w:qFormat/>
    <w:uiPriority w:val="99"/>
  </w:style>
  <w:style w:type="character" w:customStyle="1" w:styleId="27">
    <w:name w:val="批注主题 字符"/>
    <w:basedOn w:val="26"/>
    <w:link w:val="14"/>
    <w:semiHidden/>
    <w:qFormat/>
    <w:uiPriority w:val="99"/>
    <w:rPr>
      <w:b/>
      <w:bCs/>
    </w:rPr>
  </w:style>
  <w:style w:type="character" w:customStyle="1" w:styleId="28">
    <w:name w:val="批注框文本 字符"/>
    <w:basedOn w:val="17"/>
    <w:link w:val="8"/>
    <w:semiHidden/>
    <w:qFormat/>
    <w:uiPriority w:val="99"/>
    <w:rPr>
      <w:sz w:val="18"/>
      <w:szCs w:val="18"/>
    </w:rPr>
  </w:style>
  <w:style w:type="paragraph" w:customStyle="1" w:styleId="29">
    <w:name w:val="目录标题"/>
    <w:basedOn w:val="1"/>
    <w:qFormat/>
    <w:uiPriority w:val="0"/>
    <w:pPr>
      <w:widowControl w:val="0"/>
      <w:adjustRightInd w:val="0"/>
      <w:spacing w:before="80" w:after="80" w:line="312" w:lineRule="atLeast"/>
      <w:jc w:val="center"/>
    </w:pPr>
    <w:rPr>
      <w:rFonts w:ascii="Times New Roman" w:hAnsi="Times New Roman" w:eastAsia="宋体" w:cs="Times New Roman"/>
      <w:b/>
      <w:kern w:val="0"/>
      <w:sz w:val="32"/>
      <w:szCs w:val="20"/>
    </w:rPr>
  </w:style>
  <w:style w:type="character" w:customStyle="1" w:styleId="30">
    <w:name w:val="标题 4 字符"/>
    <w:basedOn w:val="17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customStyle="1" w:styleId="31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2" Type="http://schemas.microsoft.com/office/2011/relationships/people" Target="people.xml"/><Relationship Id="rId41" Type="http://schemas.openxmlformats.org/officeDocument/2006/relationships/fontTable" Target="fontTable.xml"/><Relationship Id="rId40" Type="http://schemas.openxmlformats.org/officeDocument/2006/relationships/customXml" Target="../customXml/item2.xml"/><Relationship Id="rId4" Type="http://schemas.microsoft.com/office/2011/relationships/commentsExtended" Target="commentsExtended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1.jpeg"/><Relationship Id="rId36" Type="http://schemas.openxmlformats.org/officeDocument/2006/relationships/image" Target="media/image30.jpeg"/><Relationship Id="rId35" Type="http://schemas.openxmlformats.org/officeDocument/2006/relationships/image" Target="media/image29.jpe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comments" Target="comment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CCA193-3705-478E-BE3E-1713DB82102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2299</Words>
  <Characters>13106</Characters>
  <Lines>109</Lines>
  <Paragraphs>30</Paragraphs>
  <TotalTime>4</TotalTime>
  <ScaleCrop>false</ScaleCrop>
  <LinksUpToDate>false</LinksUpToDate>
  <CharactersWithSpaces>15375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2017-10-26T08:23:00Z</dcterms:created>
  <dc:creator>unknown</dc:creator>
  <cp:lastModifiedBy>juku</cp:lastModifiedBy>
  <dcterms:modified xsi:type="dcterms:W3CDTF">2019-06-12T13:58:07Z</dcterms:modified>
  <cp:revision>35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